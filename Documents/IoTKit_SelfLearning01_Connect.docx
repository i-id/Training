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A6C8145" w14:textId="548B54AB" w:rsidR="00B90D5B" w:rsidRDefault="00501973" w:rsidP="00787BEE">
      <w:pPr>
        <w:snapToGrid w:val="0"/>
        <w:spacing w:afterLines="50" w:after="180" w:line="209" w:lineRule="auto"/>
        <w:jc w:val="right"/>
        <w:rPr>
          <w:rFonts w:ascii="メイリオ" w:eastAsia="メイリオ" w:hAnsi="メイリオ" w:cs="Arial"/>
        </w:rPr>
      </w:pPr>
      <w:bookmarkStart w:id="0" w:name="_GoBack"/>
      <w:bookmarkEnd w:id="0"/>
      <w:r w:rsidRPr="00501973">
        <w:rPr>
          <w:rFonts w:ascii="メイリオ" w:eastAsia="メイリオ" w:hAnsi="メイリオ" w:cs="Arial"/>
          <w:noProof/>
        </w:rPr>
        <w:drawing>
          <wp:inline distT="0" distB="0" distL="0" distR="0" wp14:anchorId="4A6C85BB" wp14:editId="1811DD79">
            <wp:extent cx="1938655" cy="713066"/>
            <wp:effectExtent l="0" t="0" r="0" b="0"/>
            <wp:docPr id="3"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図 2"/>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947498" cy="716319"/>
                    </a:xfrm>
                    <a:prstGeom prst="rect">
                      <a:avLst/>
                    </a:prstGeom>
                  </pic:spPr>
                </pic:pic>
              </a:graphicData>
            </a:graphic>
          </wp:inline>
        </w:drawing>
      </w:r>
    </w:p>
    <w:p w14:paraId="4A6C8146" w14:textId="59F7D413" w:rsidR="00743F95" w:rsidRDefault="0096692E" w:rsidP="0096692E">
      <w:pPr>
        <w:snapToGrid w:val="0"/>
        <w:spacing w:afterLines="50" w:after="180" w:line="209" w:lineRule="auto"/>
        <w:rPr>
          <w:color w:val="248CC8"/>
          <w:sz w:val="15"/>
          <w:szCs w:val="15"/>
        </w:rPr>
      </w:pPr>
      <w:r>
        <w:rPr>
          <w:rFonts w:ascii="メイリオ" w:eastAsia="メイリオ" w:hAnsi="メイリオ" w:cs="Arial" w:hint="eastAsia"/>
          <w:noProof/>
        </w:rPr>
        <w:drawing>
          <wp:anchor distT="0" distB="0" distL="114300" distR="114300" simplePos="0" relativeHeight="251664390" behindDoc="0" locked="0" layoutInCell="1" allowOverlap="1" wp14:anchorId="6C2046C0" wp14:editId="0219FC8E">
            <wp:simplePos x="0" y="0"/>
            <wp:positionH relativeFrom="margin">
              <wp:align>right</wp:align>
            </wp:positionH>
            <wp:positionV relativeFrom="paragraph">
              <wp:posOffset>1129665</wp:posOffset>
            </wp:positionV>
            <wp:extent cx="6111875" cy="2721610"/>
            <wp:effectExtent l="0" t="0" r="3175" b="2540"/>
            <wp:wrapTopAndBottom/>
            <wp:docPr id="65" name="図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oTKitHoL.png"/>
                    <pic:cNvPicPr/>
                  </pic:nvPicPr>
                  <pic:blipFill>
                    <a:blip r:embed="rId12">
                      <a:extLst>
                        <a:ext uri="{28A0092B-C50C-407E-A947-70E740481C1C}">
                          <a14:useLocalDpi xmlns:a14="http://schemas.microsoft.com/office/drawing/2010/main" val="0"/>
                        </a:ext>
                      </a:extLst>
                    </a:blip>
                    <a:stretch>
                      <a:fillRect/>
                    </a:stretch>
                  </pic:blipFill>
                  <pic:spPr>
                    <a:xfrm>
                      <a:off x="0" y="0"/>
                      <a:ext cx="6111875" cy="2721610"/>
                    </a:xfrm>
                    <a:prstGeom prst="rect">
                      <a:avLst/>
                    </a:prstGeom>
                  </pic:spPr>
                </pic:pic>
              </a:graphicData>
            </a:graphic>
            <wp14:sizeRelH relativeFrom="margin">
              <wp14:pctWidth>0</wp14:pctWidth>
            </wp14:sizeRelH>
            <wp14:sizeRelV relativeFrom="margin">
              <wp14:pctHeight>0</wp14:pctHeight>
            </wp14:sizeRelV>
          </wp:anchor>
        </w:drawing>
      </w:r>
      <w:r w:rsidR="00350FA9" w:rsidRPr="009838E2">
        <w:rPr>
          <w:rFonts w:ascii="メイリオ" w:eastAsia="メイリオ" w:hAnsi="メイリオ" w:cs="Arial"/>
          <w:noProof/>
        </w:rPr>
        <w:drawing>
          <wp:inline distT="0" distB="0" distL="0" distR="0" wp14:anchorId="73641980" wp14:editId="20A7BD9D">
            <wp:extent cx="3978488" cy="915213"/>
            <wp:effectExtent l="0" t="0" r="0" b="0"/>
            <wp:docPr id="6"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図 2"/>
                    <pic:cNvPicPr>
                      <a:picLocks noChangeAspect="1"/>
                    </pic:cNvPicPr>
                  </pic:nvPicPr>
                  <pic:blipFill>
                    <a:blip r:embed="rId13" cstate="print">
                      <a:duotone>
                        <a:prstClr val="black"/>
                        <a:schemeClr val="accent1">
                          <a:tint val="45000"/>
                          <a:satMod val="400000"/>
                        </a:schemeClr>
                      </a:duotone>
                      <a:extLst>
                        <a:ext uri="{BEBA8EAE-BF5A-486C-A8C5-ECC9F3942E4B}">
                          <a14:imgProps xmlns:a14="http://schemas.microsoft.com/office/drawing/2010/main">
                            <a14:imgLayer r:embed="rId14">
                              <a14:imgEffect>
                                <a14:brightnessContrast bright="-40000" contrast="40000"/>
                              </a14:imgEffect>
                            </a14:imgLayer>
                          </a14:imgProps>
                        </a:ext>
                        <a:ext uri="{28A0092B-C50C-407E-A947-70E740481C1C}">
                          <a14:useLocalDpi xmlns:a14="http://schemas.microsoft.com/office/drawing/2010/main" val="0"/>
                        </a:ext>
                      </a:extLst>
                    </a:blip>
                    <a:stretch>
                      <a:fillRect/>
                    </a:stretch>
                  </pic:blipFill>
                  <pic:spPr>
                    <a:xfrm>
                      <a:off x="0" y="0"/>
                      <a:ext cx="3978488" cy="915213"/>
                    </a:xfrm>
                    <a:prstGeom prst="rect">
                      <a:avLst/>
                    </a:prstGeom>
                  </pic:spPr>
                </pic:pic>
              </a:graphicData>
            </a:graphic>
          </wp:inline>
        </w:drawing>
      </w:r>
      <w:r w:rsidR="00350FA9" w:rsidRPr="00350FA9">
        <w:rPr>
          <w:color w:val="248CC8"/>
          <w:sz w:val="15"/>
          <w:szCs w:val="15"/>
        </w:rPr>
        <w:t xml:space="preserve"> </w:t>
      </w:r>
      <w:r>
        <w:rPr>
          <w:color w:val="248CC8"/>
          <w:sz w:val="15"/>
          <w:szCs w:val="15"/>
        </w:rPr>
        <w:t xml:space="preserve">                        </w:t>
      </w:r>
      <w:r w:rsidR="00350FA9">
        <w:rPr>
          <w:noProof/>
          <w:color w:val="248CC8"/>
          <w:sz w:val="15"/>
          <w:szCs w:val="15"/>
        </w:rPr>
        <w:drawing>
          <wp:inline distT="0" distB="0" distL="0" distR="0" wp14:anchorId="352C4C11" wp14:editId="630B8B76">
            <wp:extent cx="920750" cy="869338"/>
            <wp:effectExtent l="0" t="0" r="0" b="6985"/>
            <wp:docPr id="64" name="図 64" descr=".NET Micro Framework Logo">
              <a:hlinkClick xmlns:a="http://schemas.openxmlformats.org/drawingml/2006/main" r:id="rId15" tooltip="&quot;.NET Micro Framewor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ET Micro Framework Logo">
                      <a:hlinkClick r:id="rId15" tooltip="&quot;.NET Micro Framework&quot;"/>
                    </pic:cNvPr>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939089" cy="886653"/>
                    </a:xfrm>
                    <a:prstGeom prst="rect">
                      <a:avLst/>
                    </a:prstGeom>
                    <a:noFill/>
                    <a:ln>
                      <a:noFill/>
                    </a:ln>
                  </pic:spPr>
                </pic:pic>
              </a:graphicData>
            </a:graphic>
          </wp:inline>
        </w:drawing>
      </w:r>
    </w:p>
    <w:p w14:paraId="39FA9646" w14:textId="3B6BCD3A" w:rsidR="0096692E" w:rsidRDefault="0096692E" w:rsidP="0096692E">
      <w:pPr>
        <w:snapToGrid w:val="0"/>
        <w:spacing w:afterLines="50" w:after="180" w:line="209" w:lineRule="auto"/>
        <w:rPr>
          <w:rFonts w:ascii="メイリオ" w:eastAsia="メイリオ" w:hAnsi="メイリオ" w:cs="Arial"/>
        </w:rPr>
      </w:pPr>
    </w:p>
    <w:p w14:paraId="0868316A" w14:textId="31AD057C" w:rsidR="00350FA9" w:rsidRDefault="0096692E" w:rsidP="00787BEE">
      <w:pPr>
        <w:snapToGrid w:val="0"/>
        <w:spacing w:afterLines="50" w:after="180" w:line="209" w:lineRule="auto"/>
        <w:rPr>
          <w:rFonts w:ascii="メイリオ" w:eastAsia="メイリオ" w:hAnsi="メイリオ" w:cs="Arial"/>
        </w:rPr>
      </w:pPr>
      <w:r>
        <w:rPr>
          <w:rFonts w:ascii="メイリオ" w:eastAsia="メイリオ" w:hAnsi="メイリオ" w:cs="Arial" w:hint="eastAsia"/>
          <w:noProof/>
        </w:rPr>
        <w:drawing>
          <wp:anchor distT="0" distB="0" distL="114300" distR="114300" simplePos="0" relativeHeight="251663366" behindDoc="0" locked="0" layoutInCell="1" allowOverlap="1" wp14:anchorId="018C1CE0" wp14:editId="4CDC0B1D">
            <wp:simplePos x="0" y="0"/>
            <wp:positionH relativeFrom="column">
              <wp:posOffset>31115</wp:posOffset>
            </wp:positionH>
            <wp:positionV relativeFrom="paragraph">
              <wp:posOffset>51435</wp:posOffset>
            </wp:positionV>
            <wp:extent cx="1555115" cy="1864995"/>
            <wp:effectExtent l="0" t="0" r="6985" b="1905"/>
            <wp:wrapSquare wrapText="bothSides"/>
            <wp:docPr id="1119" name="図 1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 name="IoYT.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555115" cy="1864995"/>
                    </a:xfrm>
                    <a:prstGeom prst="rect">
                      <a:avLst/>
                    </a:prstGeom>
                  </pic:spPr>
                </pic:pic>
              </a:graphicData>
            </a:graphic>
            <wp14:sizeRelH relativeFrom="margin">
              <wp14:pctWidth>0</wp14:pctWidth>
            </wp14:sizeRelH>
            <wp14:sizeRelV relativeFrom="margin">
              <wp14:pctHeight>0</wp14:pctHeight>
            </wp14:sizeRelV>
          </wp:anchor>
        </w:drawing>
      </w:r>
    </w:p>
    <w:p w14:paraId="4A6C814E" w14:textId="06BC9730" w:rsidR="00E920F3" w:rsidRPr="00C6267F" w:rsidRDefault="00350FA9" w:rsidP="00787BEE">
      <w:pPr>
        <w:pStyle w:val="a4"/>
        <w:snapToGrid w:val="0"/>
        <w:spacing w:afterLines="50" w:after="180" w:line="209" w:lineRule="auto"/>
        <w:rPr>
          <w:rFonts w:ascii="メイリオ" w:eastAsia="メイリオ" w:hAnsi="メイリオ" w:cs="Arial"/>
        </w:rPr>
      </w:pPr>
      <w:r>
        <w:rPr>
          <w:rFonts w:ascii="メイリオ" w:eastAsia="メイリオ" w:hAnsi="メイリオ" w:cs="Arial" w:hint="eastAsia"/>
        </w:rPr>
        <w:t>IoT Kit Hands-on</w:t>
      </w:r>
      <w:r>
        <w:rPr>
          <w:rFonts w:ascii="メイリオ" w:eastAsia="メイリオ" w:hAnsi="メイリオ" w:cs="Arial"/>
        </w:rPr>
        <w:br/>
      </w:r>
      <w:r>
        <w:rPr>
          <w:rFonts w:ascii="メイリオ" w:eastAsia="メイリオ" w:hAnsi="メイリオ" w:cs="Arial" w:hint="eastAsia"/>
        </w:rPr>
        <w:t>トレーニング</w:t>
      </w:r>
    </w:p>
    <w:p w14:paraId="4A6C814F" w14:textId="6D10C42F" w:rsidR="00E920F3" w:rsidRDefault="00350FA9" w:rsidP="00787BEE">
      <w:pPr>
        <w:pStyle w:val="a5"/>
        <w:snapToGrid w:val="0"/>
        <w:spacing w:afterLines="50" w:after="180" w:line="209" w:lineRule="auto"/>
        <w:rPr>
          <w:rFonts w:ascii="メイリオ" w:eastAsia="メイリオ" w:hAnsi="メイリオ" w:cs="Arial"/>
        </w:rPr>
      </w:pPr>
      <w:r>
        <w:rPr>
          <w:rFonts w:ascii="メイリオ" w:eastAsia="メイリオ" w:hAnsi="メイリオ" w:cs="Arial" w:hint="eastAsia"/>
        </w:rPr>
        <w:t xml:space="preserve">Step </w:t>
      </w:r>
      <w:r w:rsidR="006A5EF5">
        <w:rPr>
          <w:rFonts w:ascii="メイリオ" w:eastAsia="メイリオ" w:hAnsi="メイリオ" w:cs="Arial" w:hint="eastAsia"/>
        </w:rPr>
        <w:t>1</w:t>
      </w:r>
      <w:r w:rsidR="000A3E97">
        <w:rPr>
          <w:rFonts w:ascii="メイリオ" w:eastAsia="メイリオ" w:hAnsi="メイリオ" w:cs="Arial" w:hint="eastAsia"/>
        </w:rPr>
        <w:t>：</w:t>
      </w:r>
      <w:r w:rsidR="008F3D57">
        <w:rPr>
          <w:rFonts w:ascii="メイリオ" w:eastAsia="メイリオ" w:hAnsi="メイリオ" w:cs="Arial" w:hint="eastAsia"/>
        </w:rPr>
        <w:t>接続</w:t>
      </w:r>
      <w:r>
        <w:rPr>
          <w:rFonts w:ascii="メイリオ" w:eastAsia="メイリオ" w:hAnsi="メイリオ" w:cs="Arial" w:hint="eastAsia"/>
        </w:rPr>
        <w:t>編</w:t>
      </w:r>
    </w:p>
    <w:p w14:paraId="4A6C8150" w14:textId="0A6E63AF" w:rsidR="008F33CE" w:rsidRPr="00C6267F" w:rsidRDefault="008F33CE" w:rsidP="00787BEE">
      <w:pPr>
        <w:pStyle w:val="a5"/>
        <w:snapToGrid w:val="0"/>
        <w:spacing w:afterLines="50" w:after="180" w:line="209" w:lineRule="auto"/>
        <w:rPr>
          <w:rFonts w:ascii="メイリオ" w:eastAsia="メイリオ" w:hAnsi="メイリオ" w:cs="Arial"/>
        </w:rPr>
      </w:pPr>
    </w:p>
    <w:p w14:paraId="4A6C8157" w14:textId="77777777" w:rsidR="006C3041" w:rsidRDefault="008C40EE" w:rsidP="00787BEE">
      <w:pPr>
        <w:snapToGrid w:val="0"/>
        <w:spacing w:afterLines="50" w:after="180" w:line="209" w:lineRule="auto"/>
        <w:rPr>
          <w:rFonts w:ascii="メイリオ" w:eastAsia="メイリオ" w:hAnsi="メイリオ" w:cs="Arial"/>
        </w:rPr>
      </w:pPr>
      <w:r>
        <w:rPr>
          <w:rFonts w:ascii="メイリオ" w:eastAsia="メイリオ" w:hAnsi="メイリオ" w:cs="Arial"/>
          <w:noProof/>
        </w:rPr>
        <mc:AlternateContent>
          <mc:Choice Requires="wps">
            <w:drawing>
              <wp:anchor distT="0" distB="0" distL="114300" distR="114300" simplePos="0" relativeHeight="251658241" behindDoc="0" locked="0" layoutInCell="1" allowOverlap="1" wp14:anchorId="4A6C85BF" wp14:editId="71108999">
                <wp:simplePos x="0" y="0"/>
                <wp:positionH relativeFrom="column">
                  <wp:posOffset>3337560</wp:posOffset>
                </wp:positionH>
                <wp:positionV relativeFrom="paragraph">
                  <wp:posOffset>285115</wp:posOffset>
                </wp:positionV>
                <wp:extent cx="2867025" cy="0"/>
                <wp:effectExtent l="9525" t="9525" r="9525" b="9525"/>
                <wp:wrapNone/>
                <wp:docPr id="24" name="AutoShap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8670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186A2B4F" id="_x0000_t32" coordsize="21600,21600" o:spt="32" o:oned="t" path="m,l21600,21600e" filled="f">
                <v:path arrowok="t" fillok="f" o:connecttype="none"/>
                <o:lock v:ext="edit" shapetype="t"/>
              </v:shapetype>
              <v:shape id="AutoShape 18" o:spid="_x0000_s1026" type="#_x0000_t32" style="position:absolute;left:0;text-align:left;margin-left:262.8pt;margin-top:22.45pt;width:225.75pt;height:0;flip:x;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"/>
            </w:pict>
          </mc:Fallback>
        </mc:AlternateContent>
      </w:r>
    </w:p>
    <w:p w14:paraId="4A6C8158" w14:textId="20CDE976" w:rsidR="006C3041" w:rsidRDefault="00274752" w:rsidP="009838E2">
      <w:pPr>
        <w:snapToGrid w:val="0"/>
        <w:spacing w:line="209" w:lineRule="auto"/>
        <w:jc w:val="right"/>
        <w:rPr>
          <w:rFonts w:ascii="メイリオ" w:eastAsia="メイリオ" w:hAnsi="メイリオ" w:cs="Arial"/>
          <w:sz w:val="21"/>
          <w:szCs w:val="21"/>
        </w:rPr>
      </w:pPr>
      <w:r>
        <w:rPr>
          <w:rFonts w:ascii="メイリオ" w:eastAsia="メイリオ" w:hAnsi="メイリオ" w:cs="Arial" w:hint="eastAsia"/>
          <w:sz w:val="21"/>
          <w:szCs w:val="21"/>
        </w:rPr>
        <w:t>改</w:t>
      </w:r>
      <w:r w:rsidR="00F8488E">
        <w:rPr>
          <w:rFonts w:ascii="メイリオ" w:eastAsia="メイリオ" w:hAnsi="メイリオ" w:cs="Arial" w:hint="eastAsia"/>
          <w:sz w:val="21"/>
          <w:szCs w:val="21"/>
        </w:rPr>
        <w:t>版</w:t>
      </w:r>
      <w:r w:rsidR="00982184" w:rsidRPr="00982184">
        <w:rPr>
          <w:rFonts w:ascii="メイリオ" w:eastAsia="メイリオ" w:hAnsi="メイリオ" w:cs="Arial" w:hint="eastAsia"/>
          <w:sz w:val="21"/>
          <w:szCs w:val="21"/>
        </w:rPr>
        <w:t>: 20</w:t>
      </w:r>
      <w:r w:rsidR="00C37F1A">
        <w:rPr>
          <w:rFonts w:ascii="メイリオ" w:eastAsia="メイリオ" w:hAnsi="メイリオ" w:cs="Arial"/>
          <w:sz w:val="21"/>
          <w:szCs w:val="21"/>
        </w:rPr>
        <w:t>1</w:t>
      </w:r>
      <w:r w:rsidR="003F0788">
        <w:rPr>
          <w:rFonts w:ascii="メイリオ" w:eastAsia="メイリオ" w:hAnsi="メイリオ" w:cs="Arial" w:hint="eastAsia"/>
          <w:sz w:val="21"/>
          <w:szCs w:val="21"/>
        </w:rPr>
        <w:t>5</w:t>
      </w:r>
      <w:r w:rsidR="00982184" w:rsidRPr="00982184">
        <w:rPr>
          <w:rFonts w:ascii="メイリオ" w:eastAsia="メイリオ" w:hAnsi="メイリオ" w:cs="Arial" w:hint="eastAsia"/>
          <w:sz w:val="21"/>
          <w:szCs w:val="21"/>
        </w:rPr>
        <w:t xml:space="preserve">年 </w:t>
      </w:r>
      <w:r w:rsidR="00C63B7A">
        <w:rPr>
          <w:rFonts w:ascii="メイリオ" w:eastAsia="メイリオ" w:hAnsi="メイリオ" w:cs="Arial"/>
          <w:sz w:val="21"/>
          <w:szCs w:val="21"/>
        </w:rPr>
        <w:t>1</w:t>
      </w:r>
      <w:del w:id="1" w:author="作成者">
        <w:r w:rsidR="00C63B7A" w:rsidDel="00705783">
          <w:rPr>
            <w:rFonts w:ascii="メイリオ" w:eastAsia="メイリオ" w:hAnsi="メイリオ" w:cs="Arial" w:hint="eastAsia"/>
            <w:sz w:val="21"/>
            <w:szCs w:val="21"/>
          </w:rPr>
          <w:delText>0</w:delText>
        </w:r>
      </w:del>
      <w:r w:rsidR="00982184" w:rsidRPr="00982184">
        <w:rPr>
          <w:rFonts w:ascii="メイリオ" w:eastAsia="メイリオ" w:hAnsi="メイリオ" w:cs="Arial" w:hint="eastAsia"/>
          <w:sz w:val="21"/>
          <w:szCs w:val="21"/>
        </w:rPr>
        <w:t xml:space="preserve">月 </w:t>
      </w:r>
      <w:r w:rsidR="003F0788">
        <w:rPr>
          <w:rFonts w:ascii="メイリオ" w:eastAsia="メイリオ" w:hAnsi="メイリオ" w:cs="Arial" w:hint="eastAsia"/>
          <w:sz w:val="21"/>
          <w:szCs w:val="21"/>
        </w:rPr>
        <w:t>26</w:t>
      </w:r>
      <w:r w:rsidR="00982184" w:rsidRPr="00982184">
        <w:rPr>
          <w:rFonts w:ascii="メイリオ" w:eastAsia="メイリオ" w:hAnsi="メイリオ" w:cs="Arial" w:hint="eastAsia"/>
          <w:sz w:val="21"/>
          <w:szCs w:val="21"/>
        </w:rPr>
        <w:t>日</w:t>
      </w:r>
    </w:p>
    <w:p w14:paraId="4A6C8159" w14:textId="7E90969D" w:rsidR="00274752" w:rsidRDefault="00274752" w:rsidP="00274752">
      <w:pPr>
        <w:snapToGrid w:val="0"/>
        <w:spacing w:line="209" w:lineRule="auto"/>
        <w:jc w:val="right"/>
        <w:rPr>
          <w:rFonts w:ascii="メイリオ" w:eastAsia="メイリオ" w:hAnsi="メイリオ" w:cs="Arial"/>
          <w:sz w:val="21"/>
          <w:szCs w:val="21"/>
        </w:rPr>
      </w:pPr>
      <w:r>
        <w:rPr>
          <w:rFonts w:ascii="メイリオ" w:eastAsia="メイリオ" w:hAnsi="メイリオ" w:cs="Arial" w:hint="eastAsia"/>
          <w:sz w:val="21"/>
          <w:szCs w:val="21"/>
        </w:rPr>
        <w:t>初版</w:t>
      </w:r>
      <w:r w:rsidRPr="00982184">
        <w:rPr>
          <w:rFonts w:ascii="メイリオ" w:eastAsia="メイリオ" w:hAnsi="メイリオ" w:cs="Arial" w:hint="eastAsia"/>
          <w:sz w:val="21"/>
          <w:szCs w:val="21"/>
        </w:rPr>
        <w:t>: 20</w:t>
      </w:r>
      <w:r>
        <w:rPr>
          <w:rFonts w:ascii="メイリオ" w:eastAsia="メイリオ" w:hAnsi="メイリオ" w:cs="Arial"/>
          <w:sz w:val="21"/>
          <w:szCs w:val="21"/>
        </w:rPr>
        <w:t>14</w:t>
      </w:r>
      <w:r w:rsidRPr="00982184">
        <w:rPr>
          <w:rFonts w:ascii="メイリオ" w:eastAsia="メイリオ" w:hAnsi="メイリオ" w:cs="Arial" w:hint="eastAsia"/>
          <w:sz w:val="21"/>
          <w:szCs w:val="21"/>
        </w:rPr>
        <w:t xml:space="preserve">年 </w:t>
      </w:r>
      <w:del w:id="2" w:author="作成者">
        <w:r w:rsidDel="00705783">
          <w:rPr>
            <w:rFonts w:ascii="メイリオ" w:eastAsia="メイリオ" w:hAnsi="メイリオ" w:cs="Arial" w:hint="eastAsia"/>
            <w:sz w:val="21"/>
            <w:szCs w:val="21"/>
          </w:rPr>
          <w:delText>2</w:delText>
        </w:r>
      </w:del>
      <w:ins w:id="3" w:author="作成者">
        <w:r w:rsidR="00705783">
          <w:rPr>
            <w:rFonts w:ascii="メイリオ" w:eastAsia="メイリオ" w:hAnsi="メイリオ" w:cs="Arial" w:hint="eastAsia"/>
            <w:sz w:val="21"/>
            <w:szCs w:val="21"/>
          </w:rPr>
          <w:t>11</w:t>
        </w:r>
      </w:ins>
      <w:r w:rsidRPr="00982184">
        <w:rPr>
          <w:rFonts w:ascii="メイリオ" w:eastAsia="メイリオ" w:hAnsi="メイリオ" w:cs="Arial" w:hint="eastAsia"/>
          <w:sz w:val="21"/>
          <w:szCs w:val="21"/>
        </w:rPr>
        <w:t xml:space="preserve">月 </w:t>
      </w:r>
      <w:r>
        <w:rPr>
          <w:rFonts w:ascii="メイリオ" w:eastAsia="メイリオ" w:hAnsi="メイリオ" w:cs="Arial" w:hint="eastAsia"/>
          <w:sz w:val="21"/>
          <w:szCs w:val="21"/>
        </w:rPr>
        <w:t>2</w:t>
      </w:r>
      <w:r>
        <w:rPr>
          <w:rFonts w:ascii="メイリオ" w:eastAsia="メイリオ" w:hAnsi="メイリオ" w:cs="Arial"/>
          <w:sz w:val="21"/>
          <w:szCs w:val="21"/>
        </w:rPr>
        <w:t>6</w:t>
      </w:r>
      <w:r w:rsidRPr="00982184">
        <w:rPr>
          <w:rFonts w:ascii="メイリオ" w:eastAsia="メイリオ" w:hAnsi="メイリオ" w:cs="Arial" w:hint="eastAsia"/>
          <w:sz w:val="21"/>
          <w:szCs w:val="21"/>
        </w:rPr>
        <w:t>日</w:t>
      </w:r>
    </w:p>
    <w:p w14:paraId="4A6C815A" w14:textId="77777777" w:rsidR="00982184" w:rsidRDefault="00C37F1A" w:rsidP="00982184">
      <w:pPr>
        <w:snapToGrid w:val="0"/>
        <w:spacing w:line="209" w:lineRule="auto"/>
        <w:jc w:val="right"/>
        <w:rPr>
          <w:rFonts w:ascii="メイリオ" w:eastAsia="メイリオ" w:hAnsi="メイリオ" w:cs="Arial"/>
          <w:sz w:val="21"/>
          <w:szCs w:val="21"/>
        </w:rPr>
      </w:pPr>
      <w:r>
        <w:rPr>
          <w:rFonts w:ascii="メイリオ" w:eastAsia="メイリオ" w:hAnsi="メイリオ" w:cs="Arial" w:hint="eastAsia"/>
          <w:sz w:val="21"/>
          <w:szCs w:val="21"/>
        </w:rPr>
        <w:t>日本マイクロソフト株式会社</w:t>
      </w:r>
    </w:p>
    <w:p w14:paraId="3D922B8C" w14:textId="5032EAA0" w:rsidR="004F1AB1" w:rsidRDefault="004F1AB1" w:rsidP="00982184">
      <w:pPr>
        <w:snapToGrid w:val="0"/>
        <w:spacing w:line="209" w:lineRule="auto"/>
        <w:jc w:val="right"/>
        <w:rPr>
          <w:rFonts w:ascii="メイリオ" w:eastAsia="メイリオ" w:hAnsi="メイリオ" w:cs="Arial"/>
          <w:sz w:val="21"/>
          <w:szCs w:val="21"/>
        </w:rPr>
      </w:pPr>
      <w:r w:rsidRPr="004F1AB1">
        <w:rPr>
          <w:rFonts w:ascii="メイリオ" w:eastAsia="メイリオ" w:hAnsi="メイリオ" w:cs="Arial" w:hint="eastAsia"/>
          <w:sz w:val="21"/>
          <w:szCs w:val="21"/>
        </w:rPr>
        <w:t>デベロッパー エクスペリエンス ＆ エバンジェリズム 統括本部</w:t>
      </w:r>
    </w:p>
    <w:p w14:paraId="31CCA137" w14:textId="03DDC0B8" w:rsidR="00973764" w:rsidRDefault="00350FA9" w:rsidP="00350FA9">
      <w:pPr>
        <w:wordWrap w:val="0"/>
        <w:snapToGrid w:val="0"/>
        <w:spacing w:line="209" w:lineRule="auto"/>
        <w:jc w:val="right"/>
        <w:rPr>
          <w:rFonts w:ascii="メイリオ" w:eastAsia="メイリオ" w:hAnsi="メイリオ" w:cs="Arial"/>
          <w:sz w:val="21"/>
          <w:szCs w:val="21"/>
        </w:rPr>
      </w:pPr>
      <w:r>
        <w:rPr>
          <w:rFonts w:ascii="メイリオ" w:eastAsia="メイリオ" w:hAnsi="メイリオ" w:cs="Arial" w:hint="eastAsia"/>
          <w:sz w:val="21"/>
          <w:szCs w:val="21"/>
        </w:rPr>
        <w:t>太田　寛</w:t>
      </w:r>
    </w:p>
    <w:p w14:paraId="6D370CE9" w14:textId="6A932A96" w:rsidR="00350FA9" w:rsidRDefault="00350FA9" w:rsidP="00350FA9">
      <w:pPr>
        <w:snapToGrid w:val="0"/>
        <w:spacing w:line="209" w:lineRule="auto"/>
        <w:jc w:val="right"/>
        <w:rPr>
          <w:rFonts w:ascii="メイリオ" w:eastAsia="メイリオ" w:hAnsi="メイリオ" w:cs="Arial"/>
          <w:sz w:val="21"/>
          <w:szCs w:val="21"/>
        </w:rPr>
      </w:pPr>
      <w:r>
        <w:rPr>
          <w:rFonts w:ascii="メイリオ" w:eastAsia="メイリオ" w:hAnsi="メイリオ" w:cs="Arial" w:hint="eastAsia"/>
          <w:sz w:val="21"/>
          <w:szCs w:val="21"/>
        </w:rPr>
        <w:t>Twitter：@embedded_george</w:t>
      </w:r>
    </w:p>
    <w:p w14:paraId="6CCC0971" w14:textId="4CB43892" w:rsidR="00350FA9" w:rsidRDefault="00350FA9" w:rsidP="00350FA9">
      <w:pPr>
        <w:wordWrap w:val="0"/>
        <w:snapToGrid w:val="0"/>
        <w:spacing w:line="209" w:lineRule="auto"/>
        <w:jc w:val="right"/>
        <w:rPr>
          <w:rFonts w:ascii="メイリオ" w:eastAsia="メイリオ" w:hAnsi="メイリオ" w:cs="Arial"/>
          <w:sz w:val="21"/>
          <w:szCs w:val="21"/>
        </w:rPr>
      </w:pPr>
      <w:r>
        <w:rPr>
          <w:rFonts w:ascii="メイリオ" w:eastAsia="メイリオ" w:hAnsi="メイリオ" w:cs="Arial"/>
          <w:sz w:val="21"/>
          <w:szCs w:val="21"/>
        </w:rPr>
        <w:t>Blog : http://blogs.msdn.com/hirosho</w:t>
      </w:r>
    </w:p>
    <w:p w14:paraId="4A6C815B" w14:textId="77777777" w:rsidR="00982184" w:rsidRPr="0017422C" w:rsidRDefault="00982184" w:rsidP="00787BEE">
      <w:pPr>
        <w:snapToGrid w:val="0"/>
        <w:spacing w:afterLines="50" w:after="180" w:line="209" w:lineRule="auto"/>
        <w:jc w:val="center"/>
        <w:rPr>
          <w:rFonts w:ascii="メイリオ" w:eastAsia="メイリオ" w:hAnsi="メイリオ" w:cs="Arial"/>
          <w:sz w:val="22"/>
          <w:szCs w:val="22"/>
        </w:rPr>
      </w:pPr>
    </w:p>
    <w:p w14:paraId="4A6C815C" w14:textId="77777777" w:rsidR="00E920F3" w:rsidRPr="00C6267F" w:rsidRDefault="00E920F3" w:rsidP="00787BEE">
      <w:pPr>
        <w:snapToGrid w:val="0"/>
        <w:spacing w:afterLines="50" w:after="180" w:line="209" w:lineRule="auto"/>
        <w:rPr>
          <w:rFonts w:ascii="メイリオ" w:eastAsia="メイリオ" w:hAnsi="メイリオ" w:cs="Arial"/>
        </w:rPr>
      </w:pPr>
    </w:p>
    <w:p w14:paraId="4A6C815D" w14:textId="77777777" w:rsidR="00E920F3" w:rsidRPr="009838E2" w:rsidRDefault="00E920F3" w:rsidP="00787BEE">
      <w:pPr>
        <w:snapToGrid w:val="0"/>
        <w:spacing w:afterLines="50" w:after="180" w:line="209" w:lineRule="auto"/>
        <w:rPr>
          <w:rFonts w:ascii="メイリオ" w:eastAsia="メイリオ" w:hAnsi="メイリオ" w:cs="Arial"/>
        </w:rPr>
      </w:pPr>
    </w:p>
    <w:p w14:paraId="4A6C815E" w14:textId="77777777" w:rsidR="00E920F3" w:rsidRPr="00C6267F" w:rsidRDefault="00E920F3" w:rsidP="00787BEE">
      <w:pPr>
        <w:snapToGrid w:val="0"/>
        <w:spacing w:afterLines="50" w:after="180" w:line="209" w:lineRule="auto"/>
        <w:rPr>
          <w:rFonts w:ascii="メイリオ" w:eastAsia="メイリオ" w:hAnsi="メイリオ" w:cs="Arial"/>
        </w:rPr>
      </w:pPr>
    </w:p>
    <w:p w14:paraId="4A6C815F" w14:textId="77777777" w:rsidR="00E920F3" w:rsidRDefault="00E920F3" w:rsidP="00787BEE">
      <w:pPr>
        <w:snapToGrid w:val="0"/>
        <w:spacing w:afterLines="50" w:after="180" w:line="209" w:lineRule="auto"/>
        <w:rPr>
          <w:rFonts w:ascii="メイリオ" w:eastAsia="メイリオ" w:hAnsi="メイリオ" w:cs="Arial"/>
        </w:rPr>
      </w:pPr>
    </w:p>
    <w:p w14:paraId="4A6C8160" w14:textId="77777777" w:rsidR="00C6267F" w:rsidRPr="00C6267F" w:rsidRDefault="00C6267F" w:rsidP="00787BEE">
      <w:pPr>
        <w:snapToGrid w:val="0"/>
        <w:spacing w:afterLines="50" w:after="180" w:line="209" w:lineRule="auto"/>
        <w:rPr>
          <w:rFonts w:ascii="メイリオ" w:eastAsia="メイリオ" w:hAnsi="メイリオ" w:cs="Arial"/>
        </w:rPr>
      </w:pPr>
    </w:p>
    <w:p w14:paraId="4A6C8161" w14:textId="77777777" w:rsidR="00E920F3" w:rsidRPr="00C6267F" w:rsidRDefault="00E920F3" w:rsidP="00787BEE">
      <w:pPr>
        <w:snapToGrid w:val="0"/>
        <w:spacing w:afterLines="50" w:after="180" w:line="209" w:lineRule="auto"/>
        <w:rPr>
          <w:rFonts w:ascii="メイリオ" w:eastAsia="メイリオ" w:hAnsi="メイリオ" w:cs="Arial"/>
        </w:rPr>
      </w:pPr>
    </w:p>
    <w:p w14:paraId="4A6C8162" w14:textId="77777777" w:rsidR="00E920F3" w:rsidRPr="00C6267F" w:rsidRDefault="00E920F3" w:rsidP="00787BEE">
      <w:pPr>
        <w:snapToGrid w:val="0"/>
        <w:spacing w:afterLines="50" w:after="180" w:line="209" w:lineRule="auto"/>
        <w:rPr>
          <w:rFonts w:ascii="メイリオ" w:eastAsia="メイリオ" w:hAnsi="メイリオ" w:cs="Arial"/>
        </w:rPr>
      </w:pPr>
    </w:p>
    <w:p w14:paraId="4A6C8163" w14:textId="77777777" w:rsidR="00E920F3" w:rsidRPr="00C6267F" w:rsidRDefault="00E920F3" w:rsidP="00787BEE">
      <w:pPr>
        <w:snapToGrid w:val="0"/>
        <w:spacing w:afterLines="50" w:after="180" w:line="209" w:lineRule="auto"/>
        <w:rPr>
          <w:rFonts w:ascii="メイリオ" w:eastAsia="メイリオ" w:hAnsi="メイリオ" w:cs="Arial"/>
        </w:rPr>
      </w:pPr>
    </w:p>
    <w:p w14:paraId="4A6C8164" w14:textId="77777777" w:rsidR="00E920F3" w:rsidRPr="00C6267F" w:rsidRDefault="00E920F3" w:rsidP="00787BEE">
      <w:pPr>
        <w:snapToGrid w:val="0"/>
        <w:spacing w:afterLines="50" w:after="180" w:line="209" w:lineRule="auto"/>
        <w:rPr>
          <w:rFonts w:ascii="メイリオ" w:eastAsia="メイリオ" w:hAnsi="メイリオ" w:cs="Arial"/>
        </w:rPr>
      </w:pPr>
    </w:p>
    <w:p w14:paraId="4A6C8165" w14:textId="77777777" w:rsidR="00E920F3" w:rsidRPr="00C6267F" w:rsidRDefault="00E920F3" w:rsidP="00787BEE">
      <w:pPr>
        <w:snapToGrid w:val="0"/>
        <w:spacing w:afterLines="50" w:after="180" w:line="209" w:lineRule="auto"/>
        <w:rPr>
          <w:rFonts w:ascii="メイリオ" w:eastAsia="メイリオ" w:hAnsi="メイリオ" w:cs="Arial"/>
        </w:rPr>
      </w:pPr>
    </w:p>
    <w:p w14:paraId="4A6C8166" w14:textId="77777777" w:rsidR="00E920F3" w:rsidRPr="00C6267F" w:rsidRDefault="00E920F3" w:rsidP="00787BEE">
      <w:pPr>
        <w:snapToGrid w:val="0"/>
        <w:spacing w:afterLines="50" w:after="180" w:line="209" w:lineRule="auto"/>
        <w:rPr>
          <w:rFonts w:ascii="メイリオ" w:eastAsia="メイリオ" w:hAnsi="メイリオ" w:cs="Arial"/>
        </w:rPr>
      </w:pPr>
    </w:p>
    <w:p w14:paraId="4A6C8167" w14:textId="77777777" w:rsidR="00E920F3" w:rsidRPr="00C6267F" w:rsidRDefault="00E920F3" w:rsidP="00787BEE">
      <w:pPr>
        <w:snapToGrid w:val="0"/>
        <w:spacing w:afterLines="50" w:after="180" w:line="209" w:lineRule="auto"/>
        <w:rPr>
          <w:rFonts w:ascii="メイリオ" w:eastAsia="メイリオ" w:hAnsi="メイリオ" w:cs="Arial"/>
        </w:rPr>
      </w:pPr>
    </w:p>
    <w:p w14:paraId="4A6C8168" w14:textId="77777777" w:rsidR="00E920F3" w:rsidRPr="00C6267F" w:rsidRDefault="00E920F3" w:rsidP="00787BEE">
      <w:pPr>
        <w:snapToGrid w:val="0"/>
        <w:spacing w:afterLines="50" w:after="180" w:line="209" w:lineRule="auto"/>
        <w:rPr>
          <w:rFonts w:ascii="メイリオ" w:eastAsia="メイリオ" w:hAnsi="メイリオ" w:cs="Arial"/>
        </w:rPr>
      </w:pPr>
    </w:p>
    <w:p w14:paraId="4A6C8169" w14:textId="77777777" w:rsidR="00E920F3" w:rsidRDefault="00E920F3" w:rsidP="00787BEE">
      <w:pPr>
        <w:snapToGrid w:val="0"/>
        <w:spacing w:afterLines="50" w:after="180" w:line="209" w:lineRule="auto"/>
        <w:rPr>
          <w:rFonts w:ascii="メイリオ" w:eastAsia="メイリオ" w:hAnsi="メイリオ" w:cs="Arial"/>
        </w:rPr>
      </w:pPr>
    </w:p>
    <w:p w14:paraId="4A6C816A" w14:textId="77777777" w:rsidR="00982184" w:rsidRDefault="00982184" w:rsidP="00787BEE">
      <w:pPr>
        <w:snapToGrid w:val="0"/>
        <w:spacing w:afterLines="50" w:after="180" w:line="209" w:lineRule="auto"/>
        <w:rPr>
          <w:rFonts w:ascii="メイリオ" w:eastAsia="メイリオ" w:hAnsi="メイリオ" w:cs="Arial"/>
        </w:rPr>
      </w:pPr>
    </w:p>
    <w:p w14:paraId="4A6C816B" w14:textId="77777777" w:rsidR="00982184" w:rsidRPr="00C6267F" w:rsidRDefault="00982184" w:rsidP="00787BEE">
      <w:pPr>
        <w:snapToGrid w:val="0"/>
        <w:spacing w:afterLines="50" w:after="180" w:line="209" w:lineRule="auto"/>
        <w:rPr>
          <w:rFonts w:ascii="メイリオ" w:eastAsia="メイリオ" w:hAnsi="メイリオ" w:cs="Arial"/>
        </w:rPr>
      </w:pPr>
    </w:p>
    <w:p w14:paraId="4A6C816C" w14:textId="77777777" w:rsidR="00E920F3" w:rsidRPr="00C6267F" w:rsidRDefault="00E920F3" w:rsidP="00787BEE">
      <w:pPr>
        <w:snapToGrid w:val="0"/>
        <w:spacing w:afterLines="50" w:after="180" w:line="209" w:lineRule="auto"/>
        <w:rPr>
          <w:rFonts w:ascii="メイリオ" w:eastAsia="メイリオ" w:hAnsi="メイリオ" w:cs="Arial"/>
        </w:rPr>
      </w:pPr>
    </w:p>
    <w:p w14:paraId="4A6C816D" w14:textId="77777777" w:rsidR="00E920F3" w:rsidRPr="00C6267F" w:rsidRDefault="00E920F3" w:rsidP="00787BEE">
      <w:pPr>
        <w:snapToGrid w:val="0"/>
        <w:spacing w:afterLines="50" w:after="180" w:line="209" w:lineRule="auto"/>
        <w:rPr>
          <w:rFonts w:ascii="メイリオ" w:eastAsia="メイリオ" w:hAnsi="メイリオ" w:cs="Arial"/>
        </w:rPr>
      </w:pPr>
    </w:p>
    <w:p w14:paraId="4A6C816E" w14:textId="77777777" w:rsidR="00E920F3" w:rsidRPr="00C6267F" w:rsidRDefault="008C40EE" w:rsidP="00787BEE">
      <w:pPr>
        <w:snapToGrid w:val="0"/>
        <w:spacing w:afterLines="50" w:after="180" w:line="209" w:lineRule="auto"/>
        <w:rPr>
          <w:rFonts w:ascii="メイリオ" w:eastAsia="メイリオ" w:hAnsi="メイリオ" w:cs="Arial"/>
        </w:rPr>
      </w:pPr>
      <w:r>
        <w:rPr>
          <w:rFonts w:ascii="メイリオ" w:eastAsia="メイリオ" w:hAnsi="メイリオ" w:cs="Arial"/>
          <w:noProof/>
        </w:rPr>
        <mc:AlternateContent>
          <mc:Choice Requires="wps">
            <w:drawing>
              <wp:anchor distT="0" distB="0" distL="114300" distR="114300" simplePos="0" relativeHeight="251658240" behindDoc="0" locked="0" layoutInCell="1" allowOverlap="1" wp14:anchorId="4A6C85C1" wp14:editId="5DF3D5BC">
                <wp:simplePos x="0" y="0"/>
                <wp:positionH relativeFrom="column">
                  <wp:posOffset>26359</wp:posOffset>
                </wp:positionH>
                <wp:positionV relativeFrom="paragraph">
                  <wp:posOffset>528761</wp:posOffset>
                </wp:positionV>
                <wp:extent cx="6008914" cy="2312670"/>
                <wp:effectExtent l="0" t="0" r="11430" b="11430"/>
                <wp:wrapNone/>
                <wp:docPr id="23"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08914" cy="2312670"/>
                        </a:xfrm>
                        <a:prstGeom prst="rect">
                          <a:avLst/>
                        </a:prstGeom>
                        <a:solidFill>
                          <a:srgbClr val="FFFFFF"/>
                        </a:solidFill>
                        <a:ln w="6350">
                          <a:solidFill>
                            <a:srgbClr val="000000"/>
                          </a:solidFill>
                          <a:miter lim="800000"/>
                          <a:headEnd/>
                          <a:tailEnd/>
                        </a:ln>
                      </wps:spPr>
                      <wps:txbx>
                        <w:txbxContent>
                          <w:p w14:paraId="4A6C8647" w14:textId="77777777" w:rsidR="003F0788" w:rsidRPr="00DD5794" w:rsidRDefault="003F0788" w:rsidP="00982184">
                            <w:pPr>
                              <w:pStyle w:val="a6"/>
                              <w:spacing w:after="180"/>
                              <w:rPr>
                                <w:rFonts w:ascii="メイリオ" w:eastAsia="メイリオ" w:hAnsi="メイリオ" w:cs="メイリオ"/>
                              </w:rPr>
                            </w:pPr>
                            <w:r w:rsidRPr="00DD5794">
                              <w:rPr>
                                <w:rFonts w:ascii="メイリオ" w:eastAsia="メイリオ" w:hAnsi="メイリオ" w:cs="メイリオ" w:hint="eastAsia"/>
                              </w:rPr>
                              <w:t>この文章に含まれる情報は、公表の日付の時点での</w:t>
                            </w:r>
                            <w:r>
                              <w:rPr>
                                <w:rFonts w:ascii="メイリオ" w:eastAsia="メイリオ" w:hAnsi="メイリオ" w:cs="メイリオ" w:hint="eastAsia"/>
                              </w:rPr>
                              <w:t>Microsoft Corporation</w:t>
                            </w:r>
                            <w:r w:rsidRPr="00DD5794">
                              <w:rPr>
                                <w:rFonts w:ascii="メイリオ" w:eastAsia="メイリオ" w:hAnsi="メイリオ" w:cs="メイリオ" w:hint="eastAsia"/>
                              </w:rPr>
                              <w:t>の考え方を表しています。市場の変化に応える必要があるため、</w:t>
                            </w:r>
                            <w:r>
                              <w:rPr>
                                <w:rFonts w:ascii="メイリオ" w:eastAsia="メイリオ" w:hAnsi="メイリオ" w:cs="メイリオ" w:hint="eastAsia"/>
                              </w:rPr>
                              <w:t>Microsoft</w:t>
                            </w:r>
                            <w:r w:rsidRPr="00DD5794">
                              <w:rPr>
                                <w:rFonts w:ascii="メイリオ" w:eastAsia="メイリオ" w:hAnsi="メイリオ" w:cs="メイリオ" w:hint="eastAsia"/>
                              </w:rPr>
                              <w:t>は記載されている内容を約束しているわけではありません。この文書の内容は印刷後も正しいとは保障できません。この文章は情報の提供のみを目的としています。</w:t>
                            </w:r>
                          </w:p>
                          <w:p w14:paraId="4A6C8648" w14:textId="448AC3F0" w:rsidR="003F0788" w:rsidRPr="00DD5794" w:rsidRDefault="003F0788" w:rsidP="00982184">
                            <w:pPr>
                              <w:pStyle w:val="a6"/>
                              <w:spacing w:after="180"/>
                              <w:rPr>
                                <w:rFonts w:ascii="メイリオ" w:eastAsia="メイリオ" w:hAnsi="メイリオ" w:cs="メイリオ"/>
                              </w:rPr>
                            </w:pPr>
                            <w:r w:rsidRPr="00DD5794">
                              <w:rPr>
                                <w:rFonts w:ascii="メイリオ" w:eastAsia="メイリオ" w:hAnsi="メイリオ" w:cs="メイリオ" w:hint="eastAsia"/>
                              </w:rPr>
                              <w:t>Microsoft、SQL Server、Visual Studio、Windows、Windows Server、</w:t>
                            </w:r>
                            <w:r>
                              <w:rPr>
                                <w:rFonts w:ascii="メイリオ" w:eastAsia="メイリオ" w:hAnsi="メイリオ" w:cs="メイリオ"/>
                              </w:rPr>
                              <w:t>Microsoft</w:t>
                            </w:r>
                            <w:r w:rsidRPr="00DD5794">
                              <w:rPr>
                                <w:rFonts w:ascii="メイリオ" w:eastAsia="メイリオ" w:hAnsi="メイリオ" w:cs="メイリオ" w:hint="eastAsia"/>
                              </w:rPr>
                              <w:t xml:space="preserve"> </w:t>
                            </w:r>
                            <w:r>
                              <w:rPr>
                                <w:rFonts w:ascii="メイリオ" w:eastAsia="メイリオ" w:hAnsi="メイリオ" w:cs="メイリオ"/>
                              </w:rPr>
                              <w:t>Azure</w:t>
                            </w:r>
                            <w:r w:rsidRPr="00DD5794">
                              <w:rPr>
                                <w:rFonts w:ascii="メイリオ" w:eastAsia="メイリオ" w:hAnsi="メイリオ" w:cs="メイリオ" w:hint="eastAsia"/>
                              </w:rPr>
                              <w:t>は Microsoft Corporation の米国およびその他の国における登録商標です。</w:t>
                            </w:r>
                          </w:p>
                          <w:p w14:paraId="4A6C8649" w14:textId="77777777" w:rsidR="003F0788" w:rsidRPr="00DD5794" w:rsidRDefault="003F0788" w:rsidP="00982184">
                            <w:pPr>
                              <w:pStyle w:val="a6"/>
                              <w:spacing w:after="180"/>
                              <w:rPr>
                                <w:rFonts w:ascii="メイリオ" w:eastAsia="メイリオ" w:hAnsi="メイリオ" w:cs="メイリオ"/>
                              </w:rPr>
                            </w:pPr>
                            <w:r w:rsidRPr="00DD5794">
                              <w:rPr>
                                <w:rFonts w:ascii="メイリオ" w:eastAsia="メイリオ" w:hAnsi="メイリオ" w:cs="メイリオ" w:hint="eastAsia"/>
                              </w:rPr>
                              <w:t>その他、記載されている会社名および製品名は、各社の商標または登録商標です。</w:t>
                            </w:r>
                          </w:p>
                          <w:p w14:paraId="4A6C864A" w14:textId="77777777" w:rsidR="003F0788" w:rsidRPr="00DD5794" w:rsidRDefault="003F0788" w:rsidP="006544BD">
                            <w:pPr>
                              <w:pStyle w:val="a6"/>
                              <w:spacing w:after="180"/>
                              <w:rPr>
                                <w:rFonts w:ascii="メイリオ" w:eastAsia="メイリオ" w:hAnsi="メイリオ" w:cs="メイリオ"/>
                              </w:rPr>
                            </w:pPr>
                            <w:r w:rsidRPr="00DD5794">
                              <w:rPr>
                                <w:rFonts w:ascii="メイリオ" w:eastAsia="メイリオ" w:hAnsi="メイリオ" w:cs="メイリオ" w:hint="eastAsia"/>
                              </w:rPr>
                              <w:t>© Copyright 201</w:t>
                            </w:r>
                            <w:r>
                              <w:rPr>
                                <w:rFonts w:ascii="メイリオ" w:eastAsia="メイリオ" w:hAnsi="メイリオ" w:cs="メイリオ"/>
                              </w:rPr>
                              <w:t>4</w:t>
                            </w:r>
                            <w:r w:rsidRPr="00DD5794">
                              <w:rPr>
                                <w:rFonts w:ascii="メイリオ" w:eastAsia="メイリオ" w:hAnsi="メイリオ" w:cs="メイリオ" w:hint="eastAsia"/>
                              </w:rPr>
                              <w:t xml:space="preserve"> Microsoft Corporation. All rights reserved.</w:t>
                            </w:r>
                          </w:p>
                        </w:txbxContent>
                      </wps:txbx>
                      <wps:bodyPr rot="0" vert="horz" wrap="square" lIns="108000" tIns="108000" rIns="108000" bIns="1080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A6C85C1" id="Rectangle 4" o:spid="_x0000_s1026" style="position:absolute;left:0;text-align:left;margin-left:2.1pt;margin-top:41.65pt;width:473.15pt;height:182.1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" strokeweight=".5pt">
                <v:textbox inset="3mm,3mm,3mm,3mm">
                  <w:txbxContent>
                    <w:p w14:paraId="4A6C8647" w14:textId="77777777" w:rsidR="003F0788" w:rsidRPr="00DD5794" w:rsidRDefault="003F0788" w:rsidP="00982184">
                      <w:pPr>
                        <w:pStyle w:val="a6"/>
                        <w:spacing w:after="180"/>
                        <w:rPr>
                          <w:rFonts w:ascii="メイリオ" w:eastAsia="メイリオ" w:hAnsi="メイリオ" w:cs="メイリオ"/>
                        </w:rPr>
                      </w:pPr>
                      <w:r w:rsidRPr="00DD5794">
                        <w:rPr>
                          <w:rFonts w:ascii="メイリオ" w:eastAsia="メイリオ" w:hAnsi="メイリオ" w:cs="メイリオ" w:hint="eastAsia"/>
                        </w:rPr>
                        <w:t>この文章に含まれる情報は、公表の日付の時点での</w:t>
                      </w:r>
                      <w:r>
                        <w:rPr>
                          <w:rFonts w:ascii="メイリオ" w:eastAsia="メイリオ" w:hAnsi="メイリオ" w:cs="メイリオ" w:hint="eastAsia"/>
                        </w:rPr>
                        <w:t>Microsoft Corporation</w:t>
                      </w:r>
                      <w:r w:rsidRPr="00DD5794">
                        <w:rPr>
                          <w:rFonts w:ascii="メイリオ" w:eastAsia="メイリオ" w:hAnsi="メイリオ" w:cs="メイリオ" w:hint="eastAsia"/>
                        </w:rPr>
                        <w:t>の考え方を表しています。市場の変化に応える必要があるため、</w:t>
                      </w:r>
                      <w:r>
                        <w:rPr>
                          <w:rFonts w:ascii="メイリオ" w:eastAsia="メイリオ" w:hAnsi="メイリオ" w:cs="メイリオ" w:hint="eastAsia"/>
                        </w:rPr>
                        <w:t>Microsoft</w:t>
                      </w:r>
                      <w:r w:rsidRPr="00DD5794">
                        <w:rPr>
                          <w:rFonts w:ascii="メイリオ" w:eastAsia="メイリオ" w:hAnsi="メイリオ" w:cs="メイリオ" w:hint="eastAsia"/>
                        </w:rPr>
                        <w:t>は記載されている内容を約束しているわけではありません。この文書の内容は印刷後も正しいとは保障できません。この文章は情報の提供のみを目的としています。</w:t>
                      </w:r>
                    </w:p>
                    <w:p w14:paraId="4A6C8648" w14:textId="448AC3F0" w:rsidR="003F0788" w:rsidRPr="00DD5794" w:rsidRDefault="003F0788" w:rsidP="00982184">
                      <w:pPr>
                        <w:pStyle w:val="a6"/>
                        <w:spacing w:after="180"/>
                        <w:rPr>
                          <w:rFonts w:ascii="メイリオ" w:eastAsia="メイリオ" w:hAnsi="メイリオ" w:cs="メイリオ"/>
                        </w:rPr>
                      </w:pPr>
                      <w:r w:rsidRPr="00DD5794">
                        <w:rPr>
                          <w:rFonts w:ascii="メイリオ" w:eastAsia="メイリオ" w:hAnsi="メイリオ" w:cs="メイリオ" w:hint="eastAsia"/>
                        </w:rPr>
                        <w:t>Microsoft、SQL Server、Visual Studio、Windows、Windows Server、</w:t>
                      </w:r>
                      <w:r>
                        <w:rPr>
                          <w:rFonts w:ascii="メイリオ" w:eastAsia="メイリオ" w:hAnsi="メイリオ" w:cs="メイリオ"/>
                        </w:rPr>
                        <w:t>Microsoft</w:t>
                      </w:r>
                      <w:r w:rsidRPr="00DD5794">
                        <w:rPr>
                          <w:rFonts w:ascii="メイリオ" w:eastAsia="メイリオ" w:hAnsi="メイリオ" w:cs="メイリオ" w:hint="eastAsia"/>
                        </w:rPr>
                        <w:t xml:space="preserve"> </w:t>
                      </w:r>
                      <w:r>
                        <w:rPr>
                          <w:rFonts w:ascii="メイリオ" w:eastAsia="メイリオ" w:hAnsi="メイリオ" w:cs="メイリオ"/>
                        </w:rPr>
                        <w:t>Azure</w:t>
                      </w:r>
                      <w:r w:rsidRPr="00DD5794">
                        <w:rPr>
                          <w:rFonts w:ascii="メイリオ" w:eastAsia="メイリオ" w:hAnsi="メイリオ" w:cs="メイリオ" w:hint="eastAsia"/>
                        </w:rPr>
                        <w:t>は Microsoft Corporation の米国およびその他の国における登録商標です。</w:t>
                      </w:r>
                    </w:p>
                    <w:p w14:paraId="4A6C8649" w14:textId="77777777" w:rsidR="003F0788" w:rsidRPr="00DD5794" w:rsidRDefault="003F0788" w:rsidP="00982184">
                      <w:pPr>
                        <w:pStyle w:val="a6"/>
                        <w:spacing w:after="180"/>
                        <w:rPr>
                          <w:rFonts w:ascii="メイリオ" w:eastAsia="メイリオ" w:hAnsi="メイリオ" w:cs="メイリオ"/>
                        </w:rPr>
                      </w:pPr>
                      <w:r w:rsidRPr="00DD5794">
                        <w:rPr>
                          <w:rFonts w:ascii="メイリオ" w:eastAsia="メイリオ" w:hAnsi="メイリオ" w:cs="メイリオ" w:hint="eastAsia"/>
                        </w:rPr>
                        <w:t>その他、記載されている会社名および製品名は、各社の商標または登録商標です。</w:t>
                      </w:r>
                    </w:p>
                    <w:p w14:paraId="4A6C864A" w14:textId="77777777" w:rsidR="003F0788" w:rsidRPr="00DD5794" w:rsidRDefault="003F0788" w:rsidP="006544BD">
                      <w:pPr>
                        <w:pStyle w:val="a6"/>
                        <w:spacing w:after="180"/>
                        <w:rPr>
                          <w:rFonts w:ascii="メイリオ" w:eastAsia="メイリオ" w:hAnsi="メイリオ" w:cs="メイリオ"/>
                        </w:rPr>
                      </w:pPr>
                      <w:r w:rsidRPr="00DD5794">
                        <w:rPr>
                          <w:rFonts w:ascii="メイリオ" w:eastAsia="メイリオ" w:hAnsi="メイリオ" w:cs="メイリオ" w:hint="eastAsia"/>
                        </w:rPr>
                        <w:t>© Copyright 201</w:t>
                      </w:r>
                      <w:r>
                        <w:rPr>
                          <w:rFonts w:ascii="メイリオ" w:eastAsia="メイリオ" w:hAnsi="メイリオ" w:cs="メイリオ"/>
                        </w:rPr>
                        <w:t>4</w:t>
                      </w:r>
                      <w:r w:rsidRPr="00DD5794">
                        <w:rPr>
                          <w:rFonts w:ascii="メイリオ" w:eastAsia="メイリオ" w:hAnsi="メイリオ" w:cs="メイリオ" w:hint="eastAsia"/>
                        </w:rPr>
                        <w:t xml:space="preserve"> Microsoft Corporation. All rights reserved.</w:t>
                      </w:r>
                    </w:p>
                  </w:txbxContent>
                </v:textbox>
              </v:rect>
            </w:pict>
          </mc:Fallback>
        </mc:AlternateContent>
      </w:r>
    </w:p>
    <w:p w14:paraId="4A6C816F" w14:textId="77777777" w:rsidR="00E920F3" w:rsidRPr="00C6267F" w:rsidRDefault="00E920F3" w:rsidP="00787BEE">
      <w:pPr>
        <w:snapToGrid w:val="0"/>
        <w:spacing w:afterLines="50" w:after="180" w:line="209" w:lineRule="auto"/>
        <w:rPr>
          <w:rFonts w:ascii="メイリオ" w:eastAsia="メイリオ" w:hAnsi="メイリオ" w:cs="Arial"/>
        </w:rPr>
        <w:sectPr w:rsidR="00E920F3" w:rsidRPr="00C6267F" w:rsidSect="00195B5A">
          <w:pgSz w:w="11906" w:h="16838" w:code="9"/>
          <w:pgMar w:top="1588" w:right="1134" w:bottom="1021" w:left="1134" w:header="851" w:footer="737" w:gutter="0"/>
          <w:cols w:space="425"/>
          <w:docGrid w:type="linesAndChars" w:linePitch="360"/>
        </w:sectPr>
      </w:pPr>
    </w:p>
    <w:p w14:paraId="4A6C8170" w14:textId="77777777" w:rsidR="00E920F3" w:rsidRPr="00C6267F" w:rsidRDefault="00E920F3" w:rsidP="00C6267F">
      <w:pPr>
        <w:pStyle w:val="10505"/>
        <w:snapToGrid w:val="0"/>
        <w:spacing w:after="120" w:line="209" w:lineRule="auto"/>
        <w:rPr>
          <w:rFonts w:ascii="メイリオ" w:eastAsia="メイリオ" w:hAnsi="メイリオ" w:cs="Arial"/>
        </w:rPr>
      </w:pPr>
      <w:bookmarkStart w:id="4" w:name="_Toc114396174"/>
      <w:r w:rsidRPr="00C6267F">
        <w:rPr>
          <w:rFonts w:ascii="メイリオ" w:eastAsia="メイリオ" w:hAnsi="メイリオ" w:cs="Arial"/>
        </w:rPr>
        <w:lastRenderedPageBreak/>
        <w:t>目次</w:t>
      </w:r>
      <w:bookmarkEnd w:id="4"/>
    </w:p>
    <w:p w14:paraId="56A95476" w14:textId="77777777" w:rsidR="003F0788" w:rsidRDefault="00297DF7">
      <w:pPr>
        <w:pStyle w:val="11"/>
        <w:rPr>
          <w:rFonts w:asciiTheme="minorHAnsi" w:eastAsiaTheme="minorEastAsia" w:hAnsiTheme="minorHAnsi" w:cstheme="minorBidi"/>
          <w:sz w:val="21"/>
          <w:szCs w:val="22"/>
        </w:rPr>
      </w:pPr>
      <w:r w:rsidRPr="00C6267F">
        <w:rPr>
          <w:rFonts w:hAnsi="Palatino Linotype" w:cs="Times New Roman"/>
        </w:rPr>
        <w:fldChar w:fldCharType="begin"/>
      </w:r>
      <w:r w:rsidR="00E920F3" w:rsidRPr="00C6267F">
        <w:instrText xml:space="preserve"> TOC \o "2-2" \h \z \t "本文見出し1,1" </w:instrText>
      </w:r>
      <w:r w:rsidRPr="00C6267F">
        <w:rPr>
          <w:rFonts w:hAnsi="Palatino Linotype" w:cs="Times New Roman"/>
        </w:rPr>
        <w:fldChar w:fldCharType="separate"/>
      </w:r>
      <w:hyperlink w:anchor="_Toc410060087" w:history="1">
        <w:r w:rsidR="003F0788" w:rsidRPr="00D5704F">
          <w:rPr>
            <w:rStyle w:val="ab"/>
            <w14:shadow w14:blurRad="50800" w14:dist="38100" w14:dir="2700000" w14:sx="100000" w14:sy="100000" w14:kx="0" w14:ky="0" w14:algn="tl">
              <w14:srgbClr w14:val="000000">
                <w14:alpha w14:val="60000"/>
              </w14:srgbClr>
            </w14:shadow>
          </w:rPr>
          <w:t>0.</w:t>
        </w:r>
        <w:r w:rsidR="003F0788">
          <w:rPr>
            <w:rFonts w:asciiTheme="minorHAnsi" w:eastAsiaTheme="minorEastAsia" w:hAnsiTheme="minorHAnsi" w:cstheme="minorBidi"/>
            <w:sz w:val="21"/>
            <w:szCs w:val="22"/>
          </w:rPr>
          <w:tab/>
        </w:r>
        <w:r w:rsidR="003F0788" w:rsidRPr="00D5704F">
          <w:rPr>
            <w:rStyle w:val="ab"/>
            <w:rFonts w:hint="eastAsia"/>
            <w14:shadow w14:blurRad="50800" w14:dist="38100" w14:dir="2700000" w14:sx="100000" w14:sy="100000" w14:kx="0" w14:ky="0" w14:algn="tl">
              <w14:srgbClr w14:val="000000">
                <w14:alpha w14:val="60000"/>
              </w14:srgbClr>
            </w14:shadow>
          </w:rPr>
          <w:t>はじめに</w:t>
        </w:r>
        <w:r w:rsidR="003F0788">
          <w:rPr>
            <w:webHidden/>
          </w:rPr>
          <w:tab/>
        </w:r>
        <w:r w:rsidR="003F0788">
          <w:rPr>
            <w:webHidden/>
          </w:rPr>
          <w:fldChar w:fldCharType="begin"/>
        </w:r>
        <w:r w:rsidR="003F0788">
          <w:rPr>
            <w:webHidden/>
          </w:rPr>
          <w:instrText xml:space="preserve"> PAGEREF _Toc410060087 \h </w:instrText>
        </w:r>
        <w:r w:rsidR="003F0788">
          <w:rPr>
            <w:webHidden/>
          </w:rPr>
        </w:r>
        <w:r w:rsidR="003F0788">
          <w:rPr>
            <w:webHidden/>
          </w:rPr>
          <w:fldChar w:fldCharType="separate"/>
        </w:r>
        <w:r w:rsidR="003F0788">
          <w:rPr>
            <w:webHidden/>
          </w:rPr>
          <w:t>4</w:t>
        </w:r>
        <w:r w:rsidR="003F0788">
          <w:rPr>
            <w:webHidden/>
          </w:rPr>
          <w:fldChar w:fldCharType="end"/>
        </w:r>
      </w:hyperlink>
    </w:p>
    <w:p w14:paraId="391A213D" w14:textId="77777777" w:rsidR="003F0788" w:rsidRDefault="00F548A7">
      <w:pPr>
        <w:pStyle w:val="21"/>
        <w:tabs>
          <w:tab w:val="left" w:pos="840"/>
          <w:tab w:val="right" w:leader="dot" w:pos="9628"/>
        </w:tabs>
        <w:ind w:left="200"/>
        <w:rPr>
          <w:rFonts w:asciiTheme="minorHAnsi" w:eastAsiaTheme="minorEastAsia" w:hAnsiTheme="minorHAnsi" w:cstheme="minorBidi"/>
          <w:noProof/>
          <w:sz w:val="21"/>
          <w:szCs w:val="22"/>
        </w:rPr>
      </w:pPr>
      <w:hyperlink w:anchor="_Toc410060088" w:history="1">
        <w:r w:rsidR="003F0788" w:rsidRPr="00D5704F">
          <w:rPr>
            <w:rStyle w:val="ab"/>
            <w:noProof/>
          </w:rPr>
          <w:t>0.1</w:t>
        </w:r>
        <w:r w:rsidR="003F0788">
          <w:rPr>
            <w:rFonts w:asciiTheme="minorHAnsi" w:eastAsiaTheme="minorEastAsia" w:hAnsiTheme="minorHAnsi" w:cstheme="minorBidi"/>
            <w:noProof/>
            <w:sz w:val="21"/>
            <w:szCs w:val="22"/>
          </w:rPr>
          <w:tab/>
        </w:r>
        <w:r w:rsidR="003F0788" w:rsidRPr="00D5704F">
          <w:rPr>
            <w:rStyle w:val="ab"/>
            <w:rFonts w:cs="ＭＳ 明朝" w:hint="eastAsia"/>
            <w:bCs/>
            <w:noProof/>
          </w:rPr>
          <w:t>はじめに</w:t>
        </w:r>
        <w:r w:rsidR="003F0788">
          <w:rPr>
            <w:noProof/>
            <w:webHidden/>
          </w:rPr>
          <w:tab/>
        </w:r>
        <w:r w:rsidR="003F0788">
          <w:rPr>
            <w:noProof/>
            <w:webHidden/>
          </w:rPr>
          <w:fldChar w:fldCharType="begin"/>
        </w:r>
        <w:r w:rsidR="003F0788">
          <w:rPr>
            <w:noProof/>
            <w:webHidden/>
          </w:rPr>
          <w:instrText xml:space="preserve"> PAGEREF _Toc410060088 \h </w:instrText>
        </w:r>
        <w:r w:rsidR="003F0788">
          <w:rPr>
            <w:noProof/>
            <w:webHidden/>
          </w:rPr>
        </w:r>
        <w:r w:rsidR="003F0788">
          <w:rPr>
            <w:noProof/>
            <w:webHidden/>
          </w:rPr>
          <w:fldChar w:fldCharType="separate"/>
        </w:r>
        <w:r w:rsidR="003F0788">
          <w:rPr>
            <w:noProof/>
            <w:webHidden/>
          </w:rPr>
          <w:t>5</w:t>
        </w:r>
        <w:r w:rsidR="003F0788">
          <w:rPr>
            <w:noProof/>
            <w:webHidden/>
          </w:rPr>
          <w:fldChar w:fldCharType="end"/>
        </w:r>
      </w:hyperlink>
    </w:p>
    <w:p w14:paraId="3A79E9FE" w14:textId="77777777" w:rsidR="003F0788" w:rsidRDefault="00F548A7">
      <w:pPr>
        <w:pStyle w:val="21"/>
        <w:tabs>
          <w:tab w:val="left" w:pos="840"/>
          <w:tab w:val="right" w:leader="dot" w:pos="9628"/>
        </w:tabs>
        <w:ind w:left="200"/>
        <w:rPr>
          <w:rFonts w:asciiTheme="minorHAnsi" w:eastAsiaTheme="minorEastAsia" w:hAnsiTheme="minorHAnsi" w:cstheme="minorBidi"/>
          <w:noProof/>
          <w:sz w:val="21"/>
          <w:szCs w:val="22"/>
        </w:rPr>
      </w:pPr>
      <w:hyperlink w:anchor="_Toc410060089" w:history="1">
        <w:r w:rsidR="003F0788" w:rsidRPr="00D5704F">
          <w:rPr>
            <w:rStyle w:val="ab"/>
            <w:noProof/>
          </w:rPr>
          <w:t>0.2</w:t>
        </w:r>
        <w:r w:rsidR="003F0788">
          <w:rPr>
            <w:rFonts w:asciiTheme="minorHAnsi" w:eastAsiaTheme="minorEastAsia" w:hAnsiTheme="minorHAnsi" w:cstheme="minorBidi"/>
            <w:noProof/>
            <w:sz w:val="21"/>
            <w:szCs w:val="22"/>
          </w:rPr>
          <w:tab/>
        </w:r>
        <w:r w:rsidR="003F0788" w:rsidRPr="00D5704F">
          <w:rPr>
            <w:rStyle w:val="ab"/>
            <w:rFonts w:cs="ＭＳ 明朝" w:hint="eastAsia"/>
            <w:bCs/>
            <w:noProof/>
          </w:rPr>
          <w:t>学習内容</w:t>
        </w:r>
        <w:r w:rsidR="003F0788">
          <w:rPr>
            <w:noProof/>
            <w:webHidden/>
          </w:rPr>
          <w:tab/>
        </w:r>
        <w:r w:rsidR="003F0788">
          <w:rPr>
            <w:noProof/>
            <w:webHidden/>
          </w:rPr>
          <w:fldChar w:fldCharType="begin"/>
        </w:r>
        <w:r w:rsidR="003F0788">
          <w:rPr>
            <w:noProof/>
            <w:webHidden/>
          </w:rPr>
          <w:instrText xml:space="preserve"> PAGEREF _Toc410060089 \h </w:instrText>
        </w:r>
        <w:r w:rsidR="003F0788">
          <w:rPr>
            <w:noProof/>
            <w:webHidden/>
          </w:rPr>
        </w:r>
        <w:r w:rsidR="003F0788">
          <w:rPr>
            <w:noProof/>
            <w:webHidden/>
          </w:rPr>
          <w:fldChar w:fldCharType="separate"/>
        </w:r>
        <w:r w:rsidR="003F0788">
          <w:rPr>
            <w:noProof/>
            <w:webHidden/>
          </w:rPr>
          <w:t>6</w:t>
        </w:r>
        <w:r w:rsidR="003F0788">
          <w:rPr>
            <w:noProof/>
            <w:webHidden/>
          </w:rPr>
          <w:fldChar w:fldCharType="end"/>
        </w:r>
      </w:hyperlink>
    </w:p>
    <w:p w14:paraId="72127E07" w14:textId="77777777" w:rsidR="003F0788" w:rsidRDefault="00F548A7">
      <w:pPr>
        <w:pStyle w:val="11"/>
        <w:rPr>
          <w:rFonts w:asciiTheme="minorHAnsi" w:eastAsiaTheme="minorEastAsia" w:hAnsiTheme="minorHAnsi" w:cstheme="minorBidi"/>
          <w:sz w:val="21"/>
          <w:szCs w:val="22"/>
        </w:rPr>
      </w:pPr>
      <w:hyperlink w:anchor="_Toc410060090" w:history="1">
        <w:r w:rsidR="003F0788" w:rsidRPr="00D5704F">
          <w:rPr>
            <w:rStyle w:val="ab"/>
            <w14:shadow w14:blurRad="50800" w14:dist="38100" w14:dir="2700000" w14:sx="100000" w14:sy="100000" w14:kx="0" w14:ky="0" w14:algn="tl">
              <w14:srgbClr w14:val="000000">
                <w14:alpha w14:val="60000"/>
              </w14:srgbClr>
            </w14:shadow>
          </w:rPr>
          <w:t>1.</w:t>
        </w:r>
        <w:r w:rsidR="003F0788">
          <w:rPr>
            <w:rFonts w:asciiTheme="minorHAnsi" w:eastAsiaTheme="minorEastAsia" w:hAnsiTheme="minorHAnsi" w:cstheme="minorBidi"/>
            <w:sz w:val="21"/>
            <w:szCs w:val="22"/>
          </w:rPr>
          <w:tab/>
        </w:r>
        <w:r w:rsidR="003F0788" w:rsidRPr="00D5704F">
          <w:rPr>
            <w:rStyle w:val="ab"/>
            <w14:shadow w14:blurRad="50800" w14:dist="38100" w14:dir="2700000" w14:sx="100000" w14:sy="100000" w14:kx="0" w14:ky="0" w14:algn="tl">
              <w14:srgbClr w14:val="000000">
                <w14:alpha w14:val="60000"/>
              </w14:srgbClr>
            </w14:shadow>
          </w:rPr>
          <w:t xml:space="preserve">Web </w:t>
        </w:r>
        <w:r w:rsidR="003F0788" w:rsidRPr="00D5704F">
          <w:rPr>
            <w:rStyle w:val="ab"/>
            <w:rFonts w:hint="eastAsia"/>
            <w14:shadow w14:blurRad="50800" w14:dist="38100" w14:dir="2700000" w14:sx="100000" w14:sy="100000" w14:kx="0" w14:ky="0" w14:algn="tl">
              <w14:srgbClr w14:val="000000">
                <w14:alpha w14:val="60000"/>
              </w14:srgbClr>
            </w14:shadow>
          </w:rPr>
          <w:t>アプリを通じた接続</w:t>
        </w:r>
        <w:r w:rsidR="003F0788">
          <w:rPr>
            <w:webHidden/>
          </w:rPr>
          <w:tab/>
        </w:r>
        <w:r w:rsidR="003F0788">
          <w:rPr>
            <w:webHidden/>
          </w:rPr>
          <w:fldChar w:fldCharType="begin"/>
        </w:r>
        <w:r w:rsidR="003F0788">
          <w:rPr>
            <w:webHidden/>
          </w:rPr>
          <w:instrText xml:space="preserve"> PAGEREF _Toc410060090 \h </w:instrText>
        </w:r>
        <w:r w:rsidR="003F0788">
          <w:rPr>
            <w:webHidden/>
          </w:rPr>
        </w:r>
        <w:r w:rsidR="003F0788">
          <w:rPr>
            <w:webHidden/>
          </w:rPr>
          <w:fldChar w:fldCharType="separate"/>
        </w:r>
        <w:r w:rsidR="003F0788">
          <w:rPr>
            <w:webHidden/>
          </w:rPr>
          <w:t>7</w:t>
        </w:r>
        <w:r w:rsidR="003F0788">
          <w:rPr>
            <w:webHidden/>
          </w:rPr>
          <w:fldChar w:fldCharType="end"/>
        </w:r>
      </w:hyperlink>
    </w:p>
    <w:p w14:paraId="4A79BAB1" w14:textId="77777777" w:rsidR="003F0788" w:rsidRDefault="00F548A7">
      <w:pPr>
        <w:pStyle w:val="21"/>
        <w:tabs>
          <w:tab w:val="left" w:pos="840"/>
          <w:tab w:val="right" w:leader="dot" w:pos="9628"/>
        </w:tabs>
        <w:ind w:left="200"/>
        <w:rPr>
          <w:rFonts w:asciiTheme="minorHAnsi" w:eastAsiaTheme="minorEastAsia" w:hAnsiTheme="minorHAnsi" w:cstheme="minorBidi"/>
          <w:noProof/>
          <w:sz w:val="21"/>
          <w:szCs w:val="22"/>
        </w:rPr>
      </w:pPr>
      <w:hyperlink w:anchor="_Toc410060091" w:history="1">
        <w:r w:rsidR="003F0788" w:rsidRPr="00D5704F">
          <w:rPr>
            <w:rStyle w:val="ab"/>
            <w:noProof/>
          </w:rPr>
          <w:t>1.1</w:t>
        </w:r>
        <w:r w:rsidR="003F0788">
          <w:rPr>
            <w:rFonts w:asciiTheme="minorHAnsi" w:eastAsiaTheme="minorEastAsia" w:hAnsiTheme="minorHAnsi" w:cstheme="minorBidi"/>
            <w:noProof/>
            <w:sz w:val="21"/>
            <w:szCs w:val="22"/>
          </w:rPr>
          <w:tab/>
        </w:r>
        <w:r w:rsidR="003F0788" w:rsidRPr="00D5704F">
          <w:rPr>
            <w:rStyle w:val="ab"/>
            <w:noProof/>
          </w:rPr>
          <w:t xml:space="preserve">ASP.NET </w:t>
        </w:r>
        <w:r w:rsidR="003F0788" w:rsidRPr="00D5704F">
          <w:rPr>
            <w:rStyle w:val="ab"/>
            <w:rFonts w:hint="eastAsia"/>
            <w:noProof/>
          </w:rPr>
          <w:t>による</w:t>
        </w:r>
        <w:r w:rsidR="003F0788" w:rsidRPr="00D5704F">
          <w:rPr>
            <w:rStyle w:val="ab"/>
            <w:noProof/>
          </w:rPr>
          <w:t xml:space="preserve"> Web </w:t>
        </w:r>
        <w:r w:rsidR="003F0788" w:rsidRPr="00D5704F">
          <w:rPr>
            <w:rStyle w:val="ab"/>
            <w:rFonts w:hint="eastAsia"/>
            <w:noProof/>
          </w:rPr>
          <w:t>アプリ</w:t>
        </w:r>
        <w:r w:rsidR="003F0788">
          <w:rPr>
            <w:noProof/>
            <w:webHidden/>
          </w:rPr>
          <w:tab/>
        </w:r>
        <w:r w:rsidR="003F0788">
          <w:rPr>
            <w:noProof/>
            <w:webHidden/>
          </w:rPr>
          <w:fldChar w:fldCharType="begin"/>
        </w:r>
        <w:r w:rsidR="003F0788">
          <w:rPr>
            <w:noProof/>
            <w:webHidden/>
          </w:rPr>
          <w:instrText xml:space="preserve"> PAGEREF _Toc410060091 \h </w:instrText>
        </w:r>
        <w:r w:rsidR="003F0788">
          <w:rPr>
            <w:noProof/>
            <w:webHidden/>
          </w:rPr>
        </w:r>
        <w:r w:rsidR="003F0788">
          <w:rPr>
            <w:noProof/>
            <w:webHidden/>
          </w:rPr>
          <w:fldChar w:fldCharType="separate"/>
        </w:r>
        <w:r w:rsidR="003F0788">
          <w:rPr>
            <w:noProof/>
            <w:webHidden/>
          </w:rPr>
          <w:t>8</w:t>
        </w:r>
        <w:r w:rsidR="003F0788">
          <w:rPr>
            <w:noProof/>
            <w:webHidden/>
          </w:rPr>
          <w:fldChar w:fldCharType="end"/>
        </w:r>
      </w:hyperlink>
    </w:p>
    <w:p w14:paraId="3AFC04B9" w14:textId="77777777" w:rsidR="003F0788" w:rsidRDefault="00F548A7">
      <w:pPr>
        <w:pStyle w:val="21"/>
        <w:tabs>
          <w:tab w:val="left" w:pos="840"/>
          <w:tab w:val="right" w:leader="dot" w:pos="9628"/>
        </w:tabs>
        <w:ind w:left="200"/>
        <w:rPr>
          <w:rFonts w:asciiTheme="minorHAnsi" w:eastAsiaTheme="minorEastAsia" w:hAnsiTheme="minorHAnsi" w:cstheme="minorBidi"/>
          <w:noProof/>
          <w:sz w:val="21"/>
          <w:szCs w:val="22"/>
        </w:rPr>
      </w:pPr>
      <w:hyperlink w:anchor="_Toc410060092" w:history="1">
        <w:r w:rsidR="003F0788" w:rsidRPr="00D5704F">
          <w:rPr>
            <w:rStyle w:val="ab"/>
            <w:noProof/>
          </w:rPr>
          <w:t>1.2</w:t>
        </w:r>
        <w:r w:rsidR="003F0788">
          <w:rPr>
            <w:rFonts w:asciiTheme="minorHAnsi" w:eastAsiaTheme="minorEastAsia" w:hAnsiTheme="minorHAnsi" w:cstheme="minorBidi"/>
            <w:noProof/>
            <w:sz w:val="21"/>
            <w:szCs w:val="22"/>
          </w:rPr>
          <w:tab/>
        </w:r>
        <w:r w:rsidR="003F0788" w:rsidRPr="00D5704F">
          <w:rPr>
            <w:rStyle w:val="ab"/>
            <w:noProof/>
          </w:rPr>
          <w:t xml:space="preserve">.NET Micro Framework Emulator </w:t>
        </w:r>
        <w:r w:rsidR="003F0788" w:rsidRPr="00D5704F">
          <w:rPr>
            <w:rStyle w:val="ab"/>
            <w:rFonts w:hint="eastAsia"/>
            <w:noProof/>
          </w:rPr>
          <w:t>による接続</w:t>
        </w:r>
        <w:r w:rsidR="003F0788">
          <w:rPr>
            <w:noProof/>
            <w:webHidden/>
          </w:rPr>
          <w:tab/>
        </w:r>
        <w:r w:rsidR="003F0788">
          <w:rPr>
            <w:noProof/>
            <w:webHidden/>
          </w:rPr>
          <w:fldChar w:fldCharType="begin"/>
        </w:r>
        <w:r w:rsidR="003F0788">
          <w:rPr>
            <w:noProof/>
            <w:webHidden/>
          </w:rPr>
          <w:instrText xml:space="preserve"> PAGEREF _Toc410060092 \h </w:instrText>
        </w:r>
        <w:r w:rsidR="003F0788">
          <w:rPr>
            <w:noProof/>
            <w:webHidden/>
          </w:rPr>
        </w:r>
        <w:r w:rsidR="003F0788">
          <w:rPr>
            <w:noProof/>
            <w:webHidden/>
          </w:rPr>
          <w:fldChar w:fldCharType="separate"/>
        </w:r>
        <w:r w:rsidR="003F0788">
          <w:rPr>
            <w:noProof/>
            <w:webHidden/>
          </w:rPr>
          <w:t>12</w:t>
        </w:r>
        <w:r w:rsidR="003F0788">
          <w:rPr>
            <w:noProof/>
            <w:webHidden/>
          </w:rPr>
          <w:fldChar w:fldCharType="end"/>
        </w:r>
      </w:hyperlink>
    </w:p>
    <w:p w14:paraId="714E00AD" w14:textId="77777777" w:rsidR="003F0788" w:rsidRDefault="00F548A7">
      <w:pPr>
        <w:pStyle w:val="21"/>
        <w:tabs>
          <w:tab w:val="left" w:pos="840"/>
          <w:tab w:val="right" w:leader="dot" w:pos="9628"/>
        </w:tabs>
        <w:ind w:left="200"/>
        <w:rPr>
          <w:rFonts w:asciiTheme="minorHAnsi" w:eastAsiaTheme="minorEastAsia" w:hAnsiTheme="minorHAnsi" w:cstheme="minorBidi"/>
          <w:noProof/>
          <w:sz w:val="21"/>
          <w:szCs w:val="22"/>
        </w:rPr>
      </w:pPr>
      <w:hyperlink w:anchor="_Toc410060093" w:history="1">
        <w:r w:rsidR="003F0788" w:rsidRPr="00D5704F">
          <w:rPr>
            <w:rStyle w:val="ab"/>
            <w:noProof/>
          </w:rPr>
          <w:t>1.3</w:t>
        </w:r>
        <w:r w:rsidR="003F0788">
          <w:rPr>
            <w:rFonts w:asciiTheme="minorHAnsi" w:eastAsiaTheme="minorEastAsia" w:hAnsiTheme="minorHAnsi" w:cstheme="minorBidi"/>
            <w:noProof/>
            <w:sz w:val="21"/>
            <w:szCs w:val="22"/>
          </w:rPr>
          <w:tab/>
        </w:r>
        <w:r w:rsidR="003F0788" w:rsidRPr="00D5704F">
          <w:rPr>
            <w:rStyle w:val="ab"/>
            <w:noProof/>
          </w:rPr>
          <w:t xml:space="preserve">IoT Kit </w:t>
        </w:r>
        <w:r w:rsidR="003F0788" w:rsidRPr="00D5704F">
          <w:rPr>
            <w:rStyle w:val="ab"/>
            <w:rFonts w:hint="eastAsia"/>
            <w:noProof/>
          </w:rPr>
          <w:t>による接続</w:t>
        </w:r>
        <w:r w:rsidR="003F0788">
          <w:rPr>
            <w:noProof/>
            <w:webHidden/>
          </w:rPr>
          <w:tab/>
        </w:r>
        <w:r w:rsidR="003F0788">
          <w:rPr>
            <w:noProof/>
            <w:webHidden/>
          </w:rPr>
          <w:fldChar w:fldCharType="begin"/>
        </w:r>
        <w:r w:rsidR="003F0788">
          <w:rPr>
            <w:noProof/>
            <w:webHidden/>
          </w:rPr>
          <w:instrText xml:space="preserve"> PAGEREF _Toc410060093 \h </w:instrText>
        </w:r>
        <w:r w:rsidR="003F0788">
          <w:rPr>
            <w:noProof/>
            <w:webHidden/>
          </w:rPr>
        </w:r>
        <w:r w:rsidR="003F0788">
          <w:rPr>
            <w:noProof/>
            <w:webHidden/>
          </w:rPr>
          <w:fldChar w:fldCharType="separate"/>
        </w:r>
        <w:r w:rsidR="003F0788">
          <w:rPr>
            <w:noProof/>
            <w:webHidden/>
          </w:rPr>
          <w:t>17</w:t>
        </w:r>
        <w:r w:rsidR="003F0788">
          <w:rPr>
            <w:noProof/>
            <w:webHidden/>
          </w:rPr>
          <w:fldChar w:fldCharType="end"/>
        </w:r>
      </w:hyperlink>
    </w:p>
    <w:p w14:paraId="587CD406" w14:textId="77777777" w:rsidR="003F0788" w:rsidRDefault="00F548A7">
      <w:pPr>
        <w:pStyle w:val="11"/>
        <w:rPr>
          <w:rFonts w:asciiTheme="minorHAnsi" w:eastAsiaTheme="minorEastAsia" w:hAnsiTheme="minorHAnsi" w:cstheme="minorBidi"/>
          <w:sz w:val="21"/>
          <w:szCs w:val="22"/>
        </w:rPr>
      </w:pPr>
      <w:hyperlink w:anchor="_Toc410060094" w:history="1">
        <w:r w:rsidR="003F0788" w:rsidRPr="00D5704F">
          <w:rPr>
            <w:rStyle w:val="ab"/>
            <w14:shadow w14:blurRad="50800" w14:dist="38100" w14:dir="2700000" w14:sx="100000" w14:sy="100000" w14:kx="0" w14:ky="0" w14:algn="tl">
              <w14:srgbClr w14:val="000000">
                <w14:alpha w14:val="60000"/>
              </w14:srgbClr>
            </w14:shadow>
          </w:rPr>
          <w:t>2.</w:t>
        </w:r>
        <w:r w:rsidR="003F0788">
          <w:rPr>
            <w:rFonts w:asciiTheme="minorHAnsi" w:eastAsiaTheme="minorEastAsia" w:hAnsiTheme="minorHAnsi" w:cstheme="minorBidi"/>
            <w:sz w:val="21"/>
            <w:szCs w:val="22"/>
          </w:rPr>
          <w:tab/>
        </w:r>
        <w:r w:rsidR="003F0788" w:rsidRPr="00D5704F">
          <w:rPr>
            <w:rStyle w:val="ab"/>
            <w14:shadow w14:blurRad="50800" w14:dist="38100" w14:dir="2700000" w14:sx="100000" w14:sy="100000" w14:kx="0" w14:ky="0" w14:algn="tl">
              <w14:srgbClr w14:val="000000">
                <w14:alpha w14:val="60000"/>
              </w14:srgbClr>
            </w14:shadow>
          </w:rPr>
          <w:t xml:space="preserve">Event Hub </w:t>
        </w:r>
        <w:r w:rsidR="003F0788" w:rsidRPr="00D5704F">
          <w:rPr>
            <w:rStyle w:val="ab"/>
            <w:rFonts w:hint="eastAsia"/>
            <w14:shadow w14:blurRad="50800" w14:dist="38100" w14:dir="2700000" w14:sx="100000" w14:sy="100000" w14:kx="0" w14:ky="0" w14:algn="tl">
              <w14:srgbClr w14:val="000000">
                <w14:alpha w14:val="60000"/>
              </w14:srgbClr>
            </w14:shadow>
          </w:rPr>
          <w:t>を通じた接続</w:t>
        </w:r>
        <w:r w:rsidR="003F0788">
          <w:rPr>
            <w:webHidden/>
          </w:rPr>
          <w:tab/>
        </w:r>
        <w:r w:rsidR="003F0788">
          <w:rPr>
            <w:webHidden/>
          </w:rPr>
          <w:fldChar w:fldCharType="begin"/>
        </w:r>
        <w:r w:rsidR="003F0788">
          <w:rPr>
            <w:webHidden/>
          </w:rPr>
          <w:instrText xml:space="preserve"> PAGEREF _Toc410060094 \h </w:instrText>
        </w:r>
        <w:r w:rsidR="003F0788">
          <w:rPr>
            <w:webHidden/>
          </w:rPr>
        </w:r>
        <w:r w:rsidR="003F0788">
          <w:rPr>
            <w:webHidden/>
          </w:rPr>
          <w:fldChar w:fldCharType="separate"/>
        </w:r>
        <w:r w:rsidR="003F0788">
          <w:rPr>
            <w:webHidden/>
          </w:rPr>
          <w:t>20</w:t>
        </w:r>
        <w:r w:rsidR="003F0788">
          <w:rPr>
            <w:webHidden/>
          </w:rPr>
          <w:fldChar w:fldCharType="end"/>
        </w:r>
      </w:hyperlink>
    </w:p>
    <w:p w14:paraId="47DEC8AA" w14:textId="77777777" w:rsidR="003F0788" w:rsidRDefault="00F548A7">
      <w:pPr>
        <w:pStyle w:val="21"/>
        <w:tabs>
          <w:tab w:val="left" w:pos="840"/>
          <w:tab w:val="right" w:leader="dot" w:pos="9628"/>
        </w:tabs>
        <w:ind w:left="200"/>
        <w:rPr>
          <w:rFonts w:asciiTheme="minorHAnsi" w:eastAsiaTheme="minorEastAsia" w:hAnsiTheme="minorHAnsi" w:cstheme="minorBidi"/>
          <w:noProof/>
          <w:sz w:val="21"/>
          <w:szCs w:val="22"/>
        </w:rPr>
      </w:pPr>
      <w:hyperlink w:anchor="_Toc410060095" w:history="1">
        <w:r w:rsidR="003F0788" w:rsidRPr="00D5704F">
          <w:rPr>
            <w:rStyle w:val="ab"/>
            <w:noProof/>
          </w:rPr>
          <w:t>2.1</w:t>
        </w:r>
        <w:r w:rsidR="003F0788">
          <w:rPr>
            <w:rFonts w:asciiTheme="minorHAnsi" w:eastAsiaTheme="minorEastAsia" w:hAnsiTheme="minorHAnsi" w:cstheme="minorBidi"/>
            <w:noProof/>
            <w:sz w:val="21"/>
            <w:szCs w:val="22"/>
          </w:rPr>
          <w:tab/>
        </w:r>
        <w:r w:rsidR="003F0788" w:rsidRPr="00D5704F">
          <w:rPr>
            <w:rStyle w:val="ab"/>
            <w:noProof/>
          </w:rPr>
          <w:t xml:space="preserve">Event Hub </w:t>
        </w:r>
        <w:r w:rsidR="003F0788" w:rsidRPr="00D5704F">
          <w:rPr>
            <w:rStyle w:val="ab"/>
            <w:rFonts w:hint="eastAsia"/>
            <w:noProof/>
          </w:rPr>
          <w:t>の作成</w:t>
        </w:r>
        <w:r w:rsidR="003F0788">
          <w:rPr>
            <w:noProof/>
            <w:webHidden/>
          </w:rPr>
          <w:tab/>
        </w:r>
        <w:r w:rsidR="003F0788">
          <w:rPr>
            <w:noProof/>
            <w:webHidden/>
          </w:rPr>
          <w:fldChar w:fldCharType="begin"/>
        </w:r>
        <w:r w:rsidR="003F0788">
          <w:rPr>
            <w:noProof/>
            <w:webHidden/>
          </w:rPr>
          <w:instrText xml:space="preserve"> PAGEREF _Toc410060095 \h </w:instrText>
        </w:r>
        <w:r w:rsidR="003F0788">
          <w:rPr>
            <w:noProof/>
            <w:webHidden/>
          </w:rPr>
        </w:r>
        <w:r w:rsidR="003F0788">
          <w:rPr>
            <w:noProof/>
            <w:webHidden/>
          </w:rPr>
          <w:fldChar w:fldCharType="separate"/>
        </w:r>
        <w:r w:rsidR="003F0788">
          <w:rPr>
            <w:noProof/>
            <w:webHidden/>
          </w:rPr>
          <w:t>21</w:t>
        </w:r>
        <w:r w:rsidR="003F0788">
          <w:rPr>
            <w:noProof/>
            <w:webHidden/>
          </w:rPr>
          <w:fldChar w:fldCharType="end"/>
        </w:r>
      </w:hyperlink>
    </w:p>
    <w:p w14:paraId="48C4FD78" w14:textId="77777777" w:rsidR="003F0788" w:rsidRDefault="00F548A7">
      <w:pPr>
        <w:pStyle w:val="21"/>
        <w:tabs>
          <w:tab w:val="left" w:pos="840"/>
          <w:tab w:val="right" w:leader="dot" w:pos="9628"/>
        </w:tabs>
        <w:ind w:left="200"/>
        <w:rPr>
          <w:rFonts w:asciiTheme="minorHAnsi" w:eastAsiaTheme="minorEastAsia" w:hAnsiTheme="minorHAnsi" w:cstheme="minorBidi"/>
          <w:noProof/>
          <w:sz w:val="21"/>
          <w:szCs w:val="22"/>
        </w:rPr>
      </w:pPr>
      <w:hyperlink w:anchor="_Toc410060096" w:history="1">
        <w:r w:rsidR="003F0788" w:rsidRPr="00D5704F">
          <w:rPr>
            <w:rStyle w:val="ab"/>
            <w:noProof/>
          </w:rPr>
          <w:t>2.2</w:t>
        </w:r>
        <w:r w:rsidR="003F0788">
          <w:rPr>
            <w:rFonts w:asciiTheme="minorHAnsi" w:eastAsiaTheme="minorEastAsia" w:hAnsiTheme="minorHAnsi" w:cstheme="minorBidi"/>
            <w:noProof/>
            <w:sz w:val="21"/>
            <w:szCs w:val="22"/>
          </w:rPr>
          <w:tab/>
        </w:r>
        <w:r w:rsidR="003F0788" w:rsidRPr="00D5704F">
          <w:rPr>
            <w:rStyle w:val="ab"/>
            <w:noProof/>
          </w:rPr>
          <w:t xml:space="preserve">IoT Kit </w:t>
        </w:r>
        <w:r w:rsidR="003F0788" w:rsidRPr="00D5704F">
          <w:rPr>
            <w:rStyle w:val="ab"/>
            <w:rFonts w:hint="eastAsia"/>
            <w:noProof/>
          </w:rPr>
          <w:t>を</w:t>
        </w:r>
        <w:r w:rsidR="003F0788" w:rsidRPr="00D5704F">
          <w:rPr>
            <w:rStyle w:val="ab"/>
            <w:noProof/>
          </w:rPr>
          <w:t xml:space="preserve"> Event Hub </w:t>
        </w:r>
        <w:r w:rsidR="003F0788" w:rsidRPr="00D5704F">
          <w:rPr>
            <w:rStyle w:val="ab"/>
            <w:rFonts w:hint="eastAsia"/>
            <w:noProof/>
          </w:rPr>
          <w:t>につなぐ</w:t>
        </w:r>
        <w:r w:rsidR="003F0788">
          <w:rPr>
            <w:noProof/>
            <w:webHidden/>
          </w:rPr>
          <w:tab/>
        </w:r>
        <w:r w:rsidR="003F0788">
          <w:rPr>
            <w:noProof/>
            <w:webHidden/>
          </w:rPr>
          <w:fldChar w:fldCharType="begin"/>
        </w:r>
        <w:r w:rsidR="003F0788">
          <w:rPr>
            <w:noProof/>
            <w:webHidden/>
          </w:rPr>
          <w:instrText xml:space="preserve"> PAGEREF _Toc410060096 \h </w:instrText>
        </w:r>
        <w:r w:rsidR="003F0788">
          <w:rPr>
            <w:noProof/>
            <w:webHidden/>
          </w:rPr>
        </w:r>
        <w:r w:rsidR="003F0788">
          <w:rPr>
            <w:noProof/>
            <w:webHidden/>
          </w:rPr>
          <w:fldChar w:fldCharType="separate"/>
        </w:r>
        <w:r w:rsidR="003F0788">
          <w:rPr>
            <w:noProof/>
            <w:webHidden/>
          </w:rPr>
          <w:t>23</w:t>
        </w:r>
        <w:r w:rsidR="003F0788">
          <w:rPr>
            <w:noProof/>
            <w:webHidden/>
          </w:rPr>
          <w:fldChar w:fldCharType="end"/>
        </w:r>
      </w:hyperlink>
    </w:p>
    <w:p w14:paraId="483CCB05" w14:textId="77777777" w:rsidR="003F0788" w:rsidRDefault="00F548A7">
      <w:pPr>
        <w:pStyle w:val="21"/>
        <w:tabs>
          <w:tab w:val="left" w:pos="840"/>
          <w:tab w:val="right" w:leader="dot" w:pos="9628"/>
        </w:tabs>
        <w:ind w:left="200"/>
        <w:rPr>
          <w:rFonts w:asciiTheme="minorHAnsi" w:eastAsiaTheme="minorEastAsia" w:hAnsiTheme="minorHAnsi" w:cstheme="minorBidi"/>
          <w:noProof/>
          <w:sz w:val="21"/>
          <w:szCs w:val="22"/>
        </w:rPr>
      </w:pPr>
      <w:hyperlink w:anchor="_Toc410060097" w:history="1">
        <w:r w:rsidR="003F0788" w:rsidRPr="00D5704F">
          <w:rPr>
            <w:rStyle w:val="ab"/>
            <w:noProof/>
          </w:rPr>
          <w:t>2.3</w:t>
        </w:r>
        <w:r w:rsidR="003F0788">
          <w:rPr>
            <w:rFonts w:asciiTheme="minorHAnsi" w:eastAsiaTheme="minorEastAsia" w:hAnsiTheme="minorHAnsi" w:cstheme="minorBidi"/>
            <w:noProof/>
            <w:sz w:val="21"/>
            <w:szCs w:val="22"/>
          </w:rPr>
          <w:tab/>
        </w:r>
        <w:r w:rsidR="003F0788" w:rsidRPr="00D5704F">
          <w:rPr>
            <w:rStyle w:val="ab"/>
            <w:noProof/>
          </w:rPr>
          <w:t xml:space="preserve">Event Hub </w:t>
        </w:r>
        <w:r w:rsidR="003F0788" w:rsidRPr="00D5704F">
          <w:rPr>
            <w:rStyle w:val="ab"/>
            <w:rFonts w:hint="eastAsia"/>
            <w:noProof/>
          </w:rPr>
          <w:t>の受信データ確認</w:t>
        </w:r>
        <w:r w:rsidR="003F0788">
          <w:rPr>
            <w:noProof/>
            <w:webHidden/>
          </w:rPr>
          <w:tab/>
        </w:r>
        <w:r w:rsidR="003F0788">
          <w:rPr>
            <w:noProof/>
            <w:webHidden/>
          </w:rPr>
          <w:fldChar w:fldCharType="begin"/>
        </w:r>
        <w:r w:rsidR="003F0788">
          <w:rPr>
            <w:noProof/>
            <w:webHidden/>
          </w:rPr>
          <w:instrText xml:space="preserve"> PAGEREF _Toc410060097 \h </w:instrText>
        </w:r>
        <w:r w:rsidR="003F0788">
          <w:rPr>
            <w:noProof/>
            <w:webHidden/>
          </w:rPr>
        </w:r>
        <w:r w:rsidR="003F0788">
          <w:rPr>
            <w:noProof/>
            <w:webHidden/>
          </w:rPr>
          <w:fldChar w:fldCharType="separate"/>
        </w:r>
        <w:r w:rsidR="003F0788">
          <w:rPr>
            <w:noProof/>
            <w:webHidden/>
          </w:rPr>
          <w:t>26</w:t>
        </w:r>
        <w:r w:rsidR="003F0788">
          <w:rPr>
            <w:noProof/>
            <w:webHidden/>
          </w:rPr>
          <w:fldChar w:fldCharType="end"/>
        </w:r>
      </w:hyperlink>
    </w:p>
    <w:p w14:paraId="4A6C819D" w14:textId="753542A0" w:rsidR="00B52ADC" w:rsidRDefault="00297DF7" w:rsidP="00350FA9">
      <w:pPr>
        <w:pStyle w:val="21"/>
        <w:tabs>
          <w:tab w:val="left" w:pos="5868"/>
        </w:tabs>
        <w:ind w:left="200"/>
        <w:rPr>
          <w:rFonts w:hAnsi="メイリオ" w:cs="Arial"/>
        </w:rPr>
      </w:pPr>
      <w:r w:rsidRPr="00C6267F">
        <w:rPr>
          <w:rFonts w:hAnsi="メイリオ" w:cs="Arial"/>
        </w:rPr>
        <w:fldChar w:fldCharType="end"/>
      </w:r>
      <w:r w:rsidR="00861F2E">
        <w:rPr>
          <w:rFonts w:hAnsi="メイリオ" w:cs="Arial"/>
        </w:rPr>
        <w:tab/>
      </w:r>
    </w:p>
    <w:p w14:paraId="4A6C819E" w14:textId="77777777" w:rsidR="00B52ADC" w:rsidRDefault="00B52ADC">
      <w:pPr>
        <w:widowControl/>
        <w:jc w:val="left"/>
        <w:rPr>
          <w:rFonts w:ascii="メイリオ" w:eastAsia="メイリオ" w:hAnsi="メイリオ" w:cs="Arial"/>
        </w:rPr>
      </w:pPr>
      <w:r>
        <w:rPr>
          <w:rFonts w:hAnsi="メイリオ" w:cs="Arial"/>
        </w:rPr>
        <w:br w:type="page"/>
      </w:r>
    </w:p>
    <w:tbl>
      <w:tblPr>
        <w:tblW w:w="0" w:type="auto"/>
        <w:tblInd w:w="108" w:type="dxa"/>
        <w:tblBorders>
          <w:insideH w:val="dotted" w:sz="4" w:space="0" w:color="auto"/>
          <w:insideV w:val="dotted" w:sz="4" w:space="0" w:color="auto"/>
        </w:tblBorders>
        <w:tblLook w:val="01E0" w:firstRow="1" w:lastRow="1" w:firstColumn="1" w:lastColumn="1" w:noHBand="0" w:noVBand="0"/>
      </w:tblPr>
      <w:tblGrid>
        <w:gridCol w:w="9530"/>
      </w:tblGrid>
      <w:tr w:rsidR="008A529D" w:rsidRPr="00982184" w14:paraId="4A6C81A0" w14:textId="77777777" w:rsidTr="003316C2">
        <w:trPr>
          <w:cantSplit/>
          <w:trHeight w:val="4854"/>
        </w:trPr>
        <w:tc>
          <w:tcPr>
            <w:tcW w:w="9530" w:type="dxa"/>
            <w:vAlign w:val="bottom"/>
          </w:tcPr>
          <w:p w14:paraId="4A6C819F" w14:textId="145A1FA0" w:rsidR="008A529D" w:rsidRPr="008C40EE" w:rsidRDefault="00BC629A" w:rsidP="00BC629A">
            <w:pPr>
              <w:pStyle w:val="10"/>
              <w:numPr>
                <w:ilvl w:val="0"/>
                <w:numId w:val="1"/>
              </w:numPr>
              <w:wordWrap w:val="0"/>
              <w:snapToGrid w:val="0"/>
              <w:spacing w:after="120" w:line="209" w:lineRule="auto"/>
              <w:ind w:right="400"/>
              <w:rPr>
                <w:rFonts w:ascii="メイリオ" w:eastAsia="メイリオ" w:hAnsi="メイリオ" w:cs="Arial"/>
                <w14:shadow w14:blurRad="50800" w14:dist="38100" w14:dir="2700000" w14:sx="100000" w14:sy="100000" w14:kx="0" w14:ky="0" w14:algn="tl">
                  <w14:srgbClr w14:val="000000">
                    <w14:alpha w14:val="60000"/>
                  </w14:srgbClr>
                </w14:shadow>
              </w:rPr>
            </w:pPr>
            <w:bookmarkStart w:id="5" w:name="_Toc410060087"/>
            <w:bookmarkStart w:id="6" w:name="_Toc358904811"/>
            <w:r>
              <w:rPr>
                <w:rFonts w:ascii="メイリオ" w:eastAsia="メイリオ" w:hAnsi="メイリオ" w:cs="Arial" w:hint="eastAsia"/>
                <w14:shadow w14:blurRad="50800" w14:dist="38100" w14:dir="2700000" w14:sx="100000" w14:sy="100000" w14:kx="0" w14:ky="0" w14:algn="tl">
                  <w14:srgbClr w14:val="000000">
                    <w14:alpha w14:val="60000"/>
                  </w14:srgbClr>
                </w14:shadow>
              </w:rPr>
              <w:lastRenderedPageBreak/>
              <w:t>はじめに</w:t>
            </w:r>
            <w:bookmarkEnd w:id="5"/>
          </w:p>
        </w:tc>
      </w:tr>
      <w:tr w:rsidR="008A529D" w:rsidRPr="00C6267F" w14:paraId="4A6C81A6" w14:textId="77777777" w:rsidTr="003316C2">
        <w:trPr>
          <w:cantSplit/>
          <w:trHeight w:val="9014"/>
        </w:trPr>
        <w:tc>
          <w:tcPr>
            <w:tcW w:w="9530" w:type="dxa"/>
          </w:tcPr>
          <w:p w14:paraId="4A6C81A5" w14:textId="4CE02D28" w:rsidR="002760CE" w:rsidRPr="00C6267F" w:rsidRDefault="002760CE" w:rsidP="00BC629A">
            <w:pPr>
              <w:snapToGrid w:val="0"/>
              <w:spacing w:after="180" w:line="209" w:lineRule="auto"/>
              <w:ind w:left="2012"/>
              <w:rPr>
                <w:rFonts w:ascii="メイリオ" w:eastAsia="メイリオ" w:hAnsi="メイリオ" w:cs="Arial"/>
              </w:rPr>
            </w:pPr>
          </w:p>
        </w:tc>
      </w:tr>
    </w:tbl>
    <w:p w14:paraId="4A6C81A7" w14:textId="77777777" w:rsidR="00C5364A" w:rsidRPr="00C6267F" w:rsidRDefault="00146327" w:rsidP="00C5364A">
      <w:pPr>
        <w:pStyle w:val="2"/>
        <w:spacing w:after="120"/>
      </w:pPr>
      <w:bookmarkStart w:id="7" w:name="_Toc410060088"/>
      <w:r>
        <w:rPr>
          <w:rFonts w:cs="ＭＳ 明朝" w:hint="eastAsia"/>
          <w:bCs/>
          <w:szCs w:val="20"/>
        </w:rPr>
        <w:lastRenderedPageBreak/>
        <w:t>はじめに</w:t>
      </w:r>
      <w:bookmarkEnd w:id="7"/>
    </w:p>
    <w:p w14:paraId="3642463F" w14:textId="6C101254" w:rsidR="00193ACE" w:rsidRDefault="009A60F2">
      <w:pPr>
        <w:pStyle w:val="305"/>
        <w:spacing w:after="120"/>
        <w:ind w:leftChars="0" w:left="0"/>
        <w:rPr>
          <w:rFonts w:cs="Arial"/>
        </w:rPr>
      </w:pPr>
      <w:r>
        <w:rPr>
          <w:rFonts w:cs="Arial" w:hint="eastAsia"/>
        </w:rPr>
        <w:t xml:space="preserve">本手順書は、一連のIoT Kit ハンズオントレーニングの最初のステップで行う実習の具体的な手順を解説します。学習を開始する前に、ポータルサイト </w:t>
      </w:r>
      <w:hyperlink r:id="rId18" w:history="1">
        <w:r w:rsidRPr="00062FFE">
          <w:rPr>
            <w:rStyle w:val="ab"/>
            <w:rFonts w:cs="Arial"/>
          </w:rPr>
          <w:t>http://aka.ms/IoTKitHol</w:t>
        </w:r>
      </w:hyperlink>
      <w:r>
        <w:rPr>
          <w:rFonts w:cs="Arial"/>
        </w:rPr>
        <w:t xml:space="preserve"> </w:t>
      </w:r>
      <w:r>
        <w:rPr>
          <w:rFonts w:cs="Arial" w:hint="eastAsia"/>
        </w:rPr>
        <w:t>の記載内容、及び、Microsoft Virtual Academy から公開されている、以下の二つのコースを受講し、学習に必要な基礎知識を習得してください。</w:t>
      </w:r>
    </w:p>
    <w:p w14:paraId="3F9C1FAB" w14:textId="77777777" w:rsidR="009A60F2" w:rsidRDefault="009A60F2">
      <w:pPr>
        <w:pStyle w:val="305"/>
        <w:spacing w:after="120"/>
        <w:ind w:leftChars="0" w:left="0"/>
        <w:rPr>
          <w:rFonts w:cs="Arial"/>
        </w:rPr>
      </w:pPr>
    </w:p>
    <w:p w14:paraId="10370EAA" w14:textId="77777777" w:rsidR="00E46929" w:rsidRPr="00461B94" w:rsidRDefault="00E46929">
      <w:pPr>
        <w:pStyle w:val="305"/>
        <w:spacing w:after="120"/>
        <w:ind w:leftChars="0" w:left="0"/>
        <w:rPr>
          <w:rFonts w:cs="Arial"/>
        </w:rPr>
      </w:pPr>
    </w:p>
    <w:p w14:paraId="149428EF" w14:textId="31E22078" w:rsidR="004E6AA8" w:rsidRDefault="00193ACE" w:rsidP="00193ACE">
      <w:pPr>
        <w:pStyle w:val="15"/>
        <w:adjustRightInd w:val="0"/>
        <w:spacing w:line="40" w:lineRule="atLeast"/>
        <w:rPr>
          <w:sz w:val="18"/>
          <w:szCs w:val="18"/>
        </w:rPr>
      </w:pPr>
      <w:r w:rsidRPr="00E61B4C">
        <w:rPr>
          <w:sz w:val="18"/>
          <w:szCs w:val="18"/>
        </w:rPr>
        <w:t xml:space="preserve">Note: </w:t>
      </w:r>
      <w:r w:rsidR="00461B94">
        <w:rPr>
          <w:rFonts w:hint="eastAsia"/>
          <w:sz w:val="18"/>
          <w:szCs w:val="18"/>
        </w:rPr>
        <w:t>Azure</w:t>
      </w:r>
      <w:r w:rsidR="00461B94" w:rsidRPr="00E61B4C">
        <w:rPr>
          <w:rFonts w:hint="eastAsia"/>
          <w:sz w:val="18"/>
          <w:szCs w:val="18"/>
        </w:rPr>
        <w:t>には無償の評価版が提供されています。リソース使用量に制限がありますが、簡単な評価を行う際には非常に便利です。</w:t>
      </w:r>
      <w:r w:rsidR="00461B94">
        <w:rPr>
          <w:rFonts w:hint="eastAsia"/>
          <w:sz w:val="18"/>
          <w:szCs w:val="18"/>
        </w:rPr>
        <w:t>Azure</w:t>
      </w:r>
      <w:r w:rsidR="00461B94" w:rsidRPr="00E61B4C">
        <w:rPr>
          <w:rFonts w:hint="eastAsia"/>
          <w:sz w:val="18"/>
          <w:szCs w:val="18"/>
        </w:rPr>
        <w:t>のアカウントをお持ちでなければ評価版にお申込み</w:t>
      </w:r>
      <w:r w:rsidR="008A5241">
        <w:rPr>
          <w:rFonts w:hint="eastAsia"/>
          <w:sz w:val="18"/>
          <w:szCs w:val="18"/>
        </w:rPr>
        <w:t>ください。</w:t>
      </w:r>
    </w:p>
    <w:p w14:paraId="278DC17F" w14:textId="5B3F82FF" w:rsidR="00193ACE" w:rsidRDefault="004E6AA8" w:rsidP="00193ACE">
      <w:pPr>
        <w:pStyle w:val="15"/>
        <w:adjustRightInd w:val="0"/>
        <w:spacing w:line="40" w:lineRule="atLeast"/>
        <w:rPr>
          <w:sz w:val="18"/>
          <w:szCs w:val="18"/>
        </w:rPr>
      </w:pPr>
      <w:r>
        <w:rPr>
          <w:rFonts w:hint="eastAsia"/>
          <w:sz w:val="18"/>
          <w:szCs w:val="18"/>
        </w:rPr>
        <w:t>また、</w:t>
      </w:r>
      <w:r w:rsidR="00461B94">
        <w:rPr>
          <w:rFonts w:hint="eastAsia"/>
          <w:sz w:val="18"/>
          <w:szCs w:val="18"/>
        </w:rPr>
        <w:t xml:space="preserve">MSDNサブスクリプション会員様は継続して無料で利用できる　</w:t>
      </w:r>
      <w:r w:rsidR="00193ACE" w:rsidRPr="00A420C0">
        <w:rPr>
          <w:b/>
          <w:sz w:val="18"/>
          <w:szCs w:val="18"/>
        </w:rPr>
        <w:t xml:space="preserve">Microsoft </w:t>
      </w:r>
      <w:r w:rsidR="00461B94">
        <w:rPr>
          <w:rFonts w:hint="eastAsia"/>
          <w:b/>
          <w:sz w:val="18"/>
          <w:szCs w:val="18"/>
        </w:rPr>
        <w:t xml:space="preserve">Azure </w:t>
      </w:r>
      <w:r w:rsidR="00461B94" w:rsidRPr="00350FA9">
        <w:rPr>
          <w:rFonts w:hint="eastAsia"/>
          <w:sz w:val="18"/>
          <w:szCs w:val="18"/>
        </w:rPr>
        <w:t>特典を提供しています。</w:t>
      </w:r>
    </w:p>
    <w:p w14:paraId="0444DA1D" w14:textId="2E9164B4" w:rsidR="00193ACE" w:rsidRDefault="00461B94" w:rsidP="00193ACE">
      <w:pPr>
        <w:pStyle w:val="15"/>
        <w:adjustRightInd w:val="0"/>
        <w:spacing w:before="0" w:beforeAutospacing="0" w:line="40" w:lineRule="atLeast"/>
        <w:rPr>
          <w:b/>
        </w:rPr>
      </w:pPr>
      <w:r>
        <w:rPr>
          <w:rFonts w:hint="eastAsia"/>
          <w:b/>
        </w:rPr>
        <w:t>開発・テストでこそ使いたい Microsoft Azure</w:t>
      </w:r>
    </w:p>
    <w:p w14:paraId="74A23689" w14:textId="32E85063" w:rsidR="00461B94" w:rsidRDefault="00F548A7" w:rsidP="00193ACE">
      <w:pPr>
        <w:pStyle w:val="15"/>
        <w:adjustRightInd w:val="0"/>
        <w:spacing w:before="0" w:beforeAutospacing="0" w:line="40" w:lineRule="atLeast"/>
      </w:pPr>
      <w:hyperlink r:id="rId19" w:history="1">
        <w:r w:rsidR="00461B94" w:rsidRPr="002A175E">
          <w:rPr>
            <w:rStyle w:val="ab"/>
          </w:rPr>
          <w:t>http://msdn.microsoft.com/ja-jp/dn818144.aspx</w:t>
        </w:r>
      </w:hyperlink>
    </w:p>
    <w:p w14:paraId="0C067E01" w14:textId="77777777" w:rsidR="00193ACE" w:rsidRPr="007F4F3E" w:rsidRDefault="00193ACE" w:rsidP="001D0FB9">
      <w:pPr>
        <w:pStyle w:val="305"/>
        <w:spacing w:after="120"/>
        <w:ind w:leftChars="0" w:left="0"/>
        <w:rPr>
          <w:rFonts w:cs="Arial"/>
        </w:rPr>
      </w:pPr>
    </w:p>
    <w:p w14:paraId="4A6C81B2" w14:textId="77777777" w:rsidR="001D0FB9" w:rsidRDefault="001D0FB9" w:rsidP="001D0FB9">
      <w:pPr>
        <w:pStyle w:val="15"/>
        <w:adjustRightInd w:val="0"/>
        <w:spacing w:line="40" w:lineRule="atLeast"/>
        <w:rPr>
          <w:sz w:val="18"/>
          <w:szCs w:val="18"/>
        </w:rPr>
      </w:pPr>
      <w:r w:rsidRPr="00E61B4C">
        <w:rPr>
          <w:sz w:val="18"/>
          <w:szCs w:val="18"/>
        </w:rPr>
        <w:t xml:space="preserve">Note: </w:t>
      </w:r>
      <w:r>
        <w:rPr>
          <w:rFonts w:hint="eastAsia"/>
          <w:sz w:val="18"/>
          <w:szCs w:val="18"/>
        </w:rPr>
        <w:t>この自習書に記載されている内容は</w:t>
      </w:r>
      <w:r w:rsidRPr="00A420C0">
        <w:rPr>
          <w:b/>
          <w:sz w:val="18"/>
          <w:szCs w:val="18"/>
        </w:rPr>
        <w:t>Microsoft Virtual Academy</w:t>
      </w:r>
      <w:r>
        <w:rPr>
          <w:rFonts w:hint="eastAsia"/>
          <w:sz w:val="18"/>
          <w:szCs w:val="18"/>
        </w:rPr>
        <w:t>で動画として公開されています。</w:t>
      </w:r>
      <w:r w:rsidR="00A420C0">
        <w:rPr>
          <w:rFonts w:hint="eastAsia"/>
          <w:sz w:val="18"/>
          <w:szCs w:val="18"/>
        </w:rPr>
        <w:t>あわせてご覧ください。</w:t>
      </w:r>
    </w:p>
    <w:p w14:paraId="4A6C81B3" w14:textId="77777777" w:rsidR="001D0FB9" w:rsidRDefault="001D0FB9" w:rsidP="001D0FB9">
      <w:pPr>
        <w:pStyle w:val="15"/>
        <w:adjustRightInd w:val="0"/>
        <w:spacing w:before="0" w:beforeAutospacing="0" w:line="40" w:lineRule="atLeast"/>
        <w:rPr>
          <w:b/>
        </w:rPr>
      </w:pPr>
      <w:r w:rsidRPr="001D0FB9">
        <w:rPr>
          <w:b/>
        </w:rPr>
        <w:t>Microsoft Virtual Academy</w:t>
      </w:r>
    </w:p>
    <w:p w14:paraId="4A6C81BA" w14:textId="687614F8" w:rsidR="001D0FB9" w:rsidRDefault="00F548A7" w:rsidP="001D0FB9">
      <w:pPr>
        <w:pStyle w:val="15"/>
        <w:adjustRightInd w:val="0"/>
        <w:spacing w:before="0" w:beforeAutospacing="0" w:line="40" w:lineRule="atLeast"/>
      </w:pPr>
      <w:hyperlink r:id="rId20" w:history="1">
        <w:r w:rsidR="001320D8" w:rsidRPr="00A77236">
          <w:rPr>
            <w:rStyle w:val="ab"/>
          </w:rPr>
          <w:t>http://www.microsoftvirtualacademy.com/</w:t>
        </w:r>
      </w:hyperlink>
    </w:p>
    <w:p w14:paraId="4A6C81BB" w14:textId="77777777" w:rsidR="001D0FB9" w:rsidRPr="001D0FB9" w:rsidRDefault="001D0FB9" w:rsidP="0005612F">
      <w:pPr>
        <w:pStyle w:val="305"/>
        <w:spacing w:after="120"/>
        <w:ind w:leftChars="0" w:left="0"/>
        <w:rPr>
          <w:rFonts w:cs="Arial"/>
        </w:rPr>
      </w:pPr>
    </w:p>
    <w:p w14:paraId="4A6C81BC" w14:textId="2A945C57" w:rsidR="006107F9" w:rsidRPr="00C6267F" w:rsidRDefault="009A60F2" w:rsidP="006107F9">
      <w:pPr>
        <w:pStyle w:val="2"/>
        <w:spacing w:after="120"/>
      </w:pPr>
      <w:bookmarkStart w:id="8" w:name="_Toc410060089"/>
      <w:bookmarkEnd w:id="6"/>
      <w:r>
        <w:rPr>
          <w:rFonts w:cs="ＭＳ 明朝" w:hint="eastAsia"/>
          <w:bCs/>
          <w:szCs w:val="20"/>
        </w:rPr>
        <w:lastRenderedPageBreak/>
        <w:t>学習内容</w:t>
      </w:r>
      <w:bookmarkEnd w:id="8"/>
    </w:p>
    <w:p w14:paraId="4A6C81BD" w14:textId="4A423695" w:rsidR="004833B0" w:rsidRPr="00751031" w:rsidRDefault="009A60F2" w:rsidP="00273BC4">
      <w:pPr>
        <w:pStyle w:val="305"/>
        <w:spacing w:after="120"/>
        <w:ind w:leftChars="0" w:left="0"/>
        <w:rPr>
          <w:rFonts w:cs="Arial"/>
          <w:b/>
        </w:rPr>
      </w:pPr>
      <w:r>
        <w:rPr>
          <w:rFonts w:cs="Arial" w:hint="eastAsia"/>
        </w:rPr>
        <w:t xml:space="preserve">このステップでは、Internet </w:t>
      </w:r>
      <w:r>
        <w:rPr>
          <w:rFonts w:cs="Arial"/>
        </w:rPr>
        <w:t>of Things : IoT</w:t>
      </w:r>
      <w:r>
        <w:rPr>
          <w:rFonts w:cs="Arial" w:hint="eastAsia"/>
        </w:rPr>
        <w:t>を構築するのに必要な、組込み機器や設備機器をクラウドにつなげる方法を学びます。</w:t>
      </w:r>
    </w:p>
    <w:p w14:paraId="4A6C81BE" w14:textId="439D633F" w:rsidR="004833B0" w:rsidRDefault="003C5C6A" w:rsidP="00273BC4">
      <w:pPr>
        <w:pStyle w:val="305"/>
        <w:spacing w:after="120"/>
        <w:ind w:leftChars="0" w:left="0"/>
        <w:rPr>
          <w:rFonts w:cs="Arial"/>
        </w:rPr>
      </w:pPr>
      <w:r>
        <w:rPr>
          <w:rFonts w:cs="Arial"/>
          <w:noProof/>
        </w:rPr>
        <w:drawing>
          <wp:inline distT="0" distB="0" distL="0" distR="0" wp14:anchorId="07F54ADF" wp14:editId="603FF092">
            <wp:extent cx="4962574" cy="2438611"/>
            <wp:effectExtent l="0" t="0" r="0" b="0"/>
            <wp:docPr id="37" name="図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tep1.png"/>
                    <pic:cNvPicPr/>
                  </pic:nvPicPr>
                  <pic:blipFill>
                    <a:blip r:embed="rId21">
                      <a:extLst>
                        <a:ext uri="{28A0092B-C50C-407E-A947-70E740481C1C}">
                          <a14:useLocalDpi xmlns:a14="http://schemas.microsoft.com/office/drawing/2010/main" val="0"/>
                        </a:ext>
                      </a:extLst>
                    </a:blip>
                    <a:stretch>
                      <a:fillRect/>
                    </a:stretch>
                  </pic:blipFill>
                  <pic:spPr>
                    <a:xfrm>
                      <a:off x="0" y="0"/>
                      <a:ext cx="4962574" cy="2438611"/>
                    </a:xfrm>
                    <a:prstGeom prst="rect">
                      <a:avLst/>
                    </a:prstGeom>
                  </pic:spPr>
                </pic:pic>
              </a:graphicData>
            </a:graphic>
          </wp:inline>
        </w:drawing>
      </w:r>
    </w:p>
    <w:p w14:paraId="4A6C81C1" w14:textId="123595B8" w:rsidR="00F0755C" w:rsidRDefault="003C5C6A" w:rsidP="006107F9">
      <w:pPr>
        <w:pStyle w:val="305"/>
        <w:spacing w:after="120"/>
        <w:ind w:leftChars="0" w:left="0"/>
        <w:rPr>
          <w:rFonts w:cs="Arial"/>
        </w:rPr>
      </w:pPr>
      <w:r>
        <w:rPr>
          <w:rFonts w:cs="Arial" w:hint="eastAsia"/>
        </w:rPr>
        <w:t>実習は以下の順番に従って行います。</w:t>
      </w:r>
    </w:p>
    <w:p w14:paraId="3F2DF703" w14:textId="5F3F318B" w:rsidR="003C5C6A" w:rsidRDefault="003C5C6A" w:rsidP="003C5C6A">
      <w:pPr>
        <w:pStyle w:val="305"/>
        <w:numPr>
          <w:ilvl w:val="0"/>
          <w:numId w:val="80"/>
        </w:numPr>
        <w:spacing w:after="120"/>
        <w:ind w:leftChars="0"/>
        <w:rPr>
          <w:rFonts w:cs="Arial"/>
        </w:rPr>
      </w:pPr>
      <w:r>
        <w:rPr>
          <w:rFonts w:cs="Arial" w:hint="eastAsia"/>
        </w:rPr>
        <w:t>Web アプリを通じた接続</w:t>
      </w:r>
    </w:p>
    <w:p w14:paraId="165C7E69" w14:textId="6C5C613E" w:rsidR="003C5C6A" w:rsidRDefault="003C5C6A" w:rsidP="003C5C6A">
      <w:pPr>
        <w:pStyle w:val="305"/>
        <w:numPr>
          <w:ilvl w:val="1"/>
          <w:numId w:val="80"/>
        </w:numPr>
        <w:spacing w:after="120"/>
        <w:ind w:leftChars="0"/>
        <w:rPr>
          <w:rFonts w:cs="Arial"/>
        </w:rPr>
      </w:pPr>
      <w:r>
        <w:rPr>
          <w:rFonts w:cs="Arial" w:hint="eastAsia"/>
        </w:rPr>
        <w:t>Web Siteによるクラウドサービス作成</w:t>
      </w:r>
    </w:p>
    <w:p w14:paraId="2F0B6735" w14:textId="109FFBC8" w:rsidR="003C5C6A" w:rsidRDefault="003C5C6A" w:rsidP="003C5C6A">
      <w:pPr>
        <w:pStyle w:val="305"/>
        <w:numPr>
          <w:ilvl w:val="1"/>
          <w:numId w:val="80"/>
        </w:numPr>
        <w:spacing w:after="120"/>
        <w:ind w:leftChars="0"/>
        <w:rPr>
          <w:rFonts w:cs="Arial"/>
        </w:rPr>
      </w:pPr>
      <w:r>
        <w:rPr>
          <w:rFonts w:cs="Arial" w:hint="eastAsia"/>
        </w:rPr>
        <w:t>.NET Micro Framework Emulator による接続</w:t>
      </w:r>
    </w:p>
    <w:p w14:paraId="648AD463" w14:textId="293952F6" w:rsidR="003C5C6A" w:rsidRPr="003C5C6A" w:rsidRDefault="003C5C6A" w:rsidP="003C5C6A">
      <w:pPr>
        <w:pStyle w:val="305"/>
        <w:numPr>
          <w:ilvl w:val="1"/>
          <w:numId w:val="80"/>
        </w:numPr>
        <w:spacing w:after="120"/>
        <w:ind w:leftChars="0"/>
        <w:rPr>
          <w:rFonts w:cs="Arial"/>
        </w:rPr>
      </w:pPr>
      <w:r>
        <w:rPr>
          <w:rFonts w:cs="Arial" w:hint="eastAsia"/>
        </w:rPr>
        <w:t>IoT Kit による接続</w:t>
      </w:r>
    </w:p>
    <w:p w14:paraId="1324ED05" w14:textId="21471644" w:rsidR="003C5C6A" w:rsidRDefault="003C5C6A" w:rsidP="003C5C6A">
      <w:pPr>
        <w:pStyle w:val="305"/>
        <w:numPr>
          <w:ilvl w:val="0"/>
          <w:numId w:val="80"/>
        </w:numPr>
        <w:spacing w:after="120"/>
        <w:ind w:leftChars="0"/>
        <w:rPr>
          <w:rFonts w:cs="Arial"/>
        </w:rPr>
      </w:pPr>
      <w:r>
        <w:rPr>
          <w:rFonts w:cs="Arial" w:hint="eastAsia"/>
        </w:rPr>
        <w:t>Event Hub を通じた接続</w:t>
      </w:r>
    </w:p>
    <w:p w14:paraId="17308076" w14:textId="373B87AC" w:rsidR="003C5C6A" w:rsidRDefault="003C5C6A" w:rsidP="003C5C6A">
      <w:pPr>
        <w:pStyle w:val="305"/>
        <w:numPr>
          <w:ilvl w:val="1"/>
          <w:numId w:val="80"/>
        </w:numPr>
        <w:spacing w:after="120"/>
        <w:ind w:leftChars="0"/>
        <w:rPr>
          <w:rFonts w:cs="Arial"/>
        </w:rPr>
      </w:pPr>
      <w:r>
        <w:rPr>
          <w:rFonts w:cs="Arial" w:hint="eastAsia"/>
        </w:rPr>
        <w:t>Event Hub の作成</w:t>
      </w:r>
    </w:p>
    <w:p w14:paraId="1DAEBAA3" w14:textId="77777777" w:rsidR="00FF06DC" w:rsidRDefault="003C5C6A" w:rsidP="00FF06DC">
      <w:pPr>
        <w:pStyle w:val="305"/>
        <w:numPr>
          <w:ilvl w:val="1"/>
          <w:numId w:val="80"/>
        </w:numPr>
        <w:spacing w:after="120"/>
        <w:ind w:leftChars="0"/>
        <w:rPr>
          <w:rFonts w:cs="Arial"/>
        </w:rPr>
      </w:pPr>
      <w:r>
        <w:rPr>
          <w:rFonts w:cs="Arial" w:hint="eastAsia"/>
        </w:rPr>
        <w:t>IoT Kit による接続</w:t>
      </w:r>
    </w:p>
    <w:p w14:paraId="154D8652" w14:textId="533AB8AF" w:rsidR="003C5C6A" w:rsidRPr="00FF06DC" w:rsidRDefault="003C5C6A" w:rsidP="00FF06DC">
      <w:pPr>
        <w:pStyle w:val="305"/>
        <w:numPr>
          <w:ilvl w:val="1"/>
          <w:numId w:val="80"/>
        </w:numPr>
        <w:spacing w:after="120"/>
        <w:ind w:leftChars="0"/>
        <w:rPr>
          <w:rFonts w:cs="Arial"/>
        </w:rPr>
      </w:pPr>
      <w:r w:rsidRPr="00FF06DC">
        <w:rPr>
          <w:rFonts w:cs="Arial" w:hint="eastAsia"/>
        </w:rPr>
        <w:t>Event Hubの受信データ確認</w:t>
      </w:r>
    </w:p>
    <w:p w14:paraId="4A6C820F" w14:textId="50BAFCAF" w:rsidR="00DE263F" w:rsidRDefault="00723907">
      <w:pPr>
        <w:widowControl/>
        <w:jc w:val="left"/>
        <w:rPr>
          <w:rFonts w:cs="Arial"/>
        </w:rPr>
      </w:pPr>
      <w:r>
        <w:rPr>
          <w:rFonts w:cs="Arial" w:hint="eastAsia"/>
        </w:rPr>
        <w:t>実習</w:t>
      </w:r>
      <w:r w:rsidR="003C5C6A">
        <w:rPr>
          <w:rFonts w:cs="Arial" w:hint="eastAsia"/>
        </w:rPr>
        <w:t>には、</w:t>
      </w:r>
      <w:r w:rsidR="003C5C6A">
        <w:rPr>
          <w:rFonts w:cs="Arial" w:hint="eastAsia"/>
        </w:rPr>
        <w:t xml:space="preserve">.NET Micro Framework / Gadgeteer </w:t>
      </w:r>
      <w:r w:rsidR="003C5C6A">
        <w:rPr>
          <w:rFonts w:cs="Arial" w:hint="eastAsia"/>
        </w:rPr>
        <w:t>対応の小型ハードウェア（</w:t>
      </w:r>
      <w:r w:rsidR="003C5C6A">
        <w:rPr>
          <w:rFonts w:cs="Arial" w:hint="eastAsia"/>
        </w:rPr>
        <w:t>IoT Kit</w:t>
      </w:r>
      <w:r w:rsidR="003C5C6A">
        <w:rPr>
          <w:rFonts w:cs="Arial" w:hint="eastAsia"/>
        </w:rPr>
        <w:t>と記載）を使用します。本手順書で使用しているハードウェア以外でも、</w:t>
      </w:r>
      <w:r>
        <w:rPr>
          <w:rFonts w:cs="Arial" w:hint="eastAsia"/>
        </w:rPr>
        <w:t>実習</w:t>
      </w:r>
      <w:r w:rsidR="003C5C6A">
        <w:rPr>
          <w:rFonts w:cs="Arial" w:hint="eastAsia"/>
        </w:rPr>
        <w:t>は可能です。</w:t>
      </w:r>
      <w:r>
        <w:rPr>
          <w:rFonts w:cs="Arial" w:hint="eastAsia"/>
        </w:rPr>
        <w:t>使用するハードウェアに合わせて、適宜読み替えて実習を行ってください。</w:t>
      </w:r>
    </w:p>
    <w:p w14:paraId="34D5B5A5" w14:textId="77777777" w:rsidR="00723907" w:rsidRDefault="00723907">
      <w:pPr>
        <w:widowControl/>
        <w:jc w:val="left"/>
        <w:rPr>
          <w:rFonts w:cs="Arial"/>
        </w:rPr>
      </w:pPr>
    </w:p>
    <w:p w14:paraId="1809703E" w14:textId="77777777" w:rsidR="00723907" w:rsidRDefault="00723907" w:rsidP="00723907">
      <w:pPr>
        <w:pStyle w:val="15"/>
      </w:pPr>
      <w:r>
        <w:rPr>
          <w:rFonts w:hint="eastAsia"/>
        </w:rPr>
        <w:t>2014年11月末日現在、標準のIoT Kit ハードウェアの準備が整っておりません。このバージョンでは、GHI Electoronics 社製のFEZ Spider、及び、各種センサーを使った場合の手順を解説しています。IoT Kitハードウェアの準備が整った段階で、海底の予定です。</w:t>
      </w:r>
    </w:p>
    <w:p w14:paraId="05A64EB7" w14:textId="6C9051B9" w:rsidR="00723907" w:rsidRPr="00C3239C" w:rsidRDefault="00723907" w:rsidP="00723907">
      <w:pPr>
        <w:pStyle w:val="15"/>
      </w:pPr>
      <w:r>
        <w:rPr>
          <w:rFonts w:hint="eastAsia"/>
        </w:rPr>
        <w:t>学習される皆様にはご迷惑をおかけしますが、ご了承ください。</w:t>
      </w:r>
    </w:p>
    <w:tbl>
      <w:tblPr>
        <w:tblW w:w="0" w:type="auto"/>
        <w:tblInd w:w="108" w:type="dxa"/>
        <w:tblBorders>
          <w:insideH w:val="dotted" w:sz="4" w:space="0" w:color="auto"/>
          <w:insideV w:val="dotted" w:sz="4" w:space="0" w:color="auto"/>
        </w:tblBorders>
        <w:tblLook w:val="01E0" w:firstRow="1" w:lastRow="1" w:firstColumn="1" w:lastColumn="1" w:noHBand="0" w:noVBand="0"/>
      </w:tblPr>
      <w:tblGrid>
        <w:gridCol w:w="9530"/>
      </w:tblGrid>
      <w:tr w:rsidR="00563E3F" w:rsidRPr="00982184" w14:paraId="4A6C8211" w14:textId="77777777" w:rsidTr="003316C2">
        <w:trPr>
          <w:cantSplit/>
          <w:trHeight w:val="4854"/>
        </w:trPr>
        <w:tc>
          <w:tcPr>
            <w:tcW w:w="9530" w:type="dxa"/>
            <w:vAlign w:val="bottom"/>
          </w:tcPr>
          <w:p w14:paraId="4A6C8210" w14:textId="4118D6B4" w:rsidR="00563E3F" w:rsidRPr="008C40EE" w:rsidRDefault="00BC629A" w:rsidP="00747766">
            <w:pPr>
              <w:pStyle w:val="10"/>
              <w:numPr>
                <w:ilvl w:val="0"/>
                <w:numId w:val="1"/>
              </w:numPr>
              <w:wordWrap w:val="0"/>
              <w:snapToGrid w:val="0"/>
              <w:spacing w:after="120" w:line="209" w:lineRule="auto"/>
              <w:ind w:right="400"/>
              <w:rPr>
                <w:rFonts w:ascii="メイリオ" w:eastAsia="メイリオ" w:hAnsi="メイリオ" w:cs="Arial"/>
                <w14:shadow w14:blurRad="50800" w14:dist="38100" w14:dir="2700000" w14:sx="100000" w14:sy="100000" w14:kx="0" w14:ky="0" w14:algn="tl">
                  <w14:srgbClr w14:val="000000">
                    <w14:alpha w14:val="60000"/>
                  </w14:srgbClr>
                </w14:shadow>
              </w:rPr>
            </w:pPr>
            <w:bookmarkStart w:id="9" w:name="_Toc410060090"/>
            <w:r>
              <w:rPr>
                <w:rFonts w:ascii="メイリオ" w:eastAsia="メイリオ" w:hAnsi="メイリオ" w:cs="Arial" w:hint="eastAsia"/>
                <w14:shadow w14:blurRad="50800" w14:dist="38100" w14:dir="2700000" w14:sx="100000" w14:sy="100000" w14:kx="0" w14:ky="0" w14:algn="tl">
                  <w14:srgbClr w14:val="000000">
                    <w14:alpha w14:val="60000"/>
                  </w14:srgbClr>
                </w14:shadow>
              </w:rPr>
              <w:lastRenderedPageBreak/>
              <w:t>Web アプリを通じた接続</w:t>
            </w:r>
            <w:bookmarkEnd w:id="9"/>
          </w:p>
        </w:tc>
      </w:tr>
      <w:tr w:rsidR="00563E3F" w:rsidRPr="00C6267F" w14:paraId="4A6C8217" w14:textId="77777777" w:rsidTr="003316C2">
        <w:trPr>
          <w:cantSplit/>
          <w:trHeight w:val="9014"/>
        </w:trPr>
        <w:tc>
          <w:tcPr>
            <w:tcW w:w="9530" w:type="dxa"/>
          </w:tcPr>
          <w:p w14:paraId="4A6C8212" w14:textId="164A98E5" w:rsidR="00563E3F" w:rsidRDefault="00BC629A" w:rsidP="003316C2">
            <w:pPr>
              <w:snapToGrid w:val="0"/>
              <w:spacing w:beforeLines="50" w:before="120" w:afterLines="50" w:after="120" w:line="209" w:lineRule="auto"/>
              <w:ind w:leftChars="796" w:left="1592" w:rightChars="229" w:right="458"/>
              <w:rPr>
                <w:rFonts w:ascii="メイリオ" w:eastAsia="メイリオ" w:hAnsi="メイリオ" w:cs="Arial"/>
              </w:rPr>
            </w:pPr>
            <w:r>
              <w:rPr>
                <w:rFonts w:ascii="メイリオ" w:eastAsia="メイリオ" w:hAnsi="メイリオ" w:cs="Arial" w:hint="eastAsia"/>
              </w:rPr>
              <w:t>このステップでは、Azure Web Sites 上にASP.NET で作成した Web Service と、組込み機器を接続する方法を実習します。</w:t>
            </w:r>
          </w:p>
          <w:p w14:paraId="4A6C8213" w14:textId="77777777" w:rsidR="00563E3F" w:rsidRPr="00071773" w:rsidRDefault="00563E3F" w:rsidP="003316C2">
            <w:pPr>
              <w:snapToGrid w:val="0"/>
              <w:spacing w:beforeLines="50" w:before="120" w:afterLines="50" w:after="120" w:line="209" w:lineRule="auto"/>
              <w:ind w:leftChars="796" w:left="1592"/>
              <w:rPr>
                <w:rFonts w:ascii="メイリオ" w:eastAsia="メイリオ" w:hAnsi="メイリオ" w:cs="Arial"/>
              </w:rPr>
            </w:pPr>
          </w:p>
          <w:p w14:paraId="446D2D41" w14:textId="65AF7112" w:rsidR="00BC629A" w:rsidRDefault="00BC629A" w:rsidP="003316C2">
            <w:pPr>
              <w:numPr>
                <w:ilvl w:val="0"/>
                <w:numId w:val="4"/>
              </w:numPr>
              <w:snapToGrid w:val="0"/>
              <w:spacing w:after="180" w:line="209" w:lineRule="auto"/>
              <w:ind w:leftChars="796" w:left="2012"/>
              <w:rPr>
                <w:rFonts w:ascii="メイリオ" w:eastAsia="メイリオ" w:hAnsi="メイリオ" w:cs="Arial"/>
                <w:b/>
                <w:szCs w:val="20"/>
              </w:rPr>
            </w:pPr>
            <w:r>
              <w:rPr>
                <w:rFonts w:ascii="メイリオ" w:eastAsia="メイリオ" w:hAnsi="メイリオ" w:cs="Arial" w:hint="eastAsia"/>
                <w:b/>
                <w:szCs w:val="20"/>
              </w:rPr>
              <w:t>ASP.NET による Web アプリ作成</w:t>
            </w:r>
          </w:p>
          <w:p w14:paraId="4A6C8215" w14:textId="1C7A4136" w:rsidR="00563E3F" w:rsidRDefault="00BC629A" w:rsidP="003316C2">
            <w:pPr>
              <w:numPr>
                <w:ilvl w:val="0"/>
                <w:numId w:val="4"/>
              </w:numPr>
              <w:snapToGrid w:val="0"/>
              <w:spacing w:after="180" w:line="209" w:lineRule="auto"/>
              <w:ind w:leftChars="796" w:left="2012"/>
              <w:rPr>
                <w:rFonts w:ascii="メイリオ" w:eastAsia="メイリオ" w:hAnsi="メイリオ" w:cs="Arial"/>
                <w:b/>
                <w:szCs w:val="20"/>
              </w:rPr>
            </w:pPr>
            <w:r>
              <w:rPr>
                <w:rFonts w:ascii="メイリオ" w:eastAsia="メイリオ" w:hAnsi="メイリオ" w:cs="Arial" w:hint="eastAsia"/>
                <w:b/>
                <w:szCs w:val="20"/>
              </w:rPr>
              <w:t>.NET Micro Framework Emulator による接続</w:t>
            </w:r>
          </w:p>
          <w:p w14:paraId="192468C5" w14:textId="232209B5" w:rsidR="00BC629A" w:rsidRPr="009478F1" w:rsidRDefault="00845701" w:rsidP="003316C2">
            <w:pPr>
              <w:numPr>
                <w:ilvl w:val="0"/>
                <w:numId w:val="4"/>
              </w:numPr>
              <w:snapToGrid w:val="0"/>
              <w:spacing w:after="180" w:line="209" w:lineRule="auto"/>
              <w:ind w:leftChars="796" w:left="2012"/>
              <w:rPr>
                <w:rFonts w:ascii="メイリオ" w:eastAsia="メイリオ" w:hAnsi="メイリオ" w:cs="Arial"/>
                <w:b/>
                <w:szCs w:val="20"/>
              </w:rPr>
            </w:pPr>
            <w:r>
              <w:rPr>
                <w:rFonts w:ascii="メイリオ" w:eastAsia="メイリオ" w:hAnsi="メイリオ" w:cs="Arial"/>
                <w:noProof/>
              </w:rPr>
              <w:drawing>
                <wp:anchor distT="0" distB="0" distL="114300" distR="114300" simplePos="0" relativeHeight="251665414" behindDoc="0" locked="0" layoutInCell="1" allowOverlap="1" wp14:anchorId="4AA57C63" wp14:editId="2BCB8DFA">
                  <wp:simplePos x="0" y="0"/>
                  <wp:positionH relativeFrom="column">
                    <wp:posOffset>-67310</wp:posOffset>
                  </wp:positionH>
                  <wp:positionV relativeFrom="paragraph">
                    <wp:posOffset>327660</wp:posOffset>
                  </wp:positionV>
                  <wp:extent cx="6050280" cy="2873375"/>
                  <wp:effectExtent l="0" t="0" r="0" b="3175"/>
                  <wp:wrapTopAndBottom/>
                  <wp:docPr id="38" name="図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tep1-1.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050280" cy="2873375"/>
                          </a:xfrm>
                          <a:prstGeom prst="rect">
                            <a:avLst/>
                          </a:prstGeom>
                        </pic:spPr>
                      </pic:pic>
                    </a:graphicData>
                  </a:graphic>
                  <wp14:sizeRelH relativeFrom="margin">
                    <wp14:pctWidth>0</wp14:pctWidth>
                  </wp14:sizeRelH>
                  <wp14:sizeRelV relativeFrom="margin">
                    <wp14:pctHeight>0</wp14:pctHeight>
                  </wp14:sizeRelV>
                </wp:anchor>
              </w:drawing>
            </w:r>
            <w:r w:rsidR="00BC629A">
              <w:rPr>
                <w:rFonts w:ascii="メイリオ" w:eastAsia="メイリオ" w:hAnsi="メイリオ" w:cs="Arial" w:hint="eastAsia"/>
                <w:b/>
                <w:szCs w:val="20"/>
              </w:rPr>
              <w:t>IoT Kit による接続</w:t>
            </w:r>
          </w:p>
          <w:p w14:paraId="4A6C8216" w14:textId="5655581C" w:rsidR="00563E3F" w:rsidRPr="00C6267F" w:rsidRDefault="00563E3F" w:rsidP="00845701">
            <w:pPr>
              <w:snapToGrid w:val="0"/>
              <w:spacing w:after="180" w:line="209" w:lineRule="auto"/>
              <w:ind w:left="1592"/>
              <w:jc w:val="center"/>
              <w:rPr>
                <w:rFonts w:ascii="メイリオ" w:eastAsia="メイリオ" w:hAnsi="メイリオ" w:cs="Arial"/>
              </w:rPr>
            </w:pPr>
          </w:p>
        </w:tc>
      </w:tr>
    </w:tbl>
    <w:p w14:paraId="4A6C8218" w14:textId="56205331" w:rsidR="00C145FC" w:rsidRDefault="00845701" w:rsidP="00267136">
      <w:pPr>
        <w:pStyle w:val="2"/>
        <w:spacing w:after="120"/>
      </w:pPr>
      <w:bookmarkStart w:id="10" w:name="_Toc381176764"/>
      <w:bookmarkStart w:id="11" w:name="_Toc381176909"/>
      <w:bookmarkStart w:id="12" w:name="_Toc381176954"/>
      <w:bookmarkStart w:id="13" w:name="_Toc381177002"/>
      <w:bookmarkStart w:id="14" w:name="_Toc381177047"/>
      <w:bookmarkStart w:id="15" w:name="_Toc410060091"/>
      <w:bookmarkEnd w:id="10"/>
      <w:bookmarkEnd w:id="11"/>
      <w:bookmarkEnd w:id="12"/>
      <w:bookmarkEnd w:id="13"/>
      <w:bookmarkEnd w:id="14"/>
      <w:r>
        <w:rPr>
          <w:rFonts w:hint="eastAsia"/>
        </w:rPr>
        <w:lastRenderedPageBreak/>
        <w:t>ASP.NET による Web アプリ</w:t>
      </w:r>
      <w:bookmarkEnd w:id="15"/>
    </w:p>
    <w:p w14:paraId="47ED8403" w14:textId="43590CE5" w:rsidR="00845701" w:rsidRDefault="00845701" w:rsidP="004042D6">
      <w:pPr>
        <w:pStyle w:val="305"/>
        <w:spacing w:after="120"/>
        <w:ind w:leftChars="0" w:left="0"/>
      </w:pPr>
      <w:r>
        <w:rPr>
          <w:rFonts w:hint="eastAsia"/>
        </w:rPr>
        <w:t>最初に、Microsoft AzureのWeb Sitesの機能を使って、クラウド側で組込み機器を接続するための仕組みを作ります。</w:t>
      </w:r>
    </w:p>
    <w:p w14:paraId="4A6C8231" w14:textId="11E7ED24" w:rsidR="00E14AFE" w:rsidRDefault="00E14AFE" w:rsidP="004042D6">
      <w:pPr>
        <w:pStyle w:val="305"/>
        <w:spacing w:after="120"/>
        <w:ind w:leftChars="0" w:left="0"/>
      </w:pPr>
    </w:p>
    <w:p w14:paraId="4A6C8232" w14:textId="0EFB6D92" w:rsidR="009B7D25" w:rsidRPr="006E1995" w:rsidRDefault="00B344DD" w:rsidP="009B7D25">
      <w:pPr>
        <w:pStyle w:val="3"/>
        <w:spacing w:after="120"/>
      </w:pPr>
      <w:r>
        <w:rPr>
          <w:rFonts w:hint="eastAsia"/>
        </w:rPr>
        <w:t>ASP.NET プロジェクト作成</w:t>
      </w:r>
    </w:p>
    <w:p w14:paraId="7747237F" w14:textId="77EC669D" w:rsidR="00845701" w:rsidRDefault="00B344DD" w:rsidP="00AF08C1">
      <w:pPr>
        <w:pStyle w:val="305"/>
        <w:spacing w:after="120"/>
        <w:ind w:leftChars="0" w:left="420"/>
      </w:pPr>
      <w:r>
        <w:rPr>
          <w:rFonts w:hint="eastAsia"/>
        </w:rPr>
        <w:t>Visual Studio 2013を起動します。</w:t>
      </w:r>
    </w:p>
    <w:p w14:paraId="432988A6" w14:textId="60D82337" w:rsidR="00B344DD" w:rsidRDefault="00DB7D4A" w:rsidP="00AF08C1">
      <w:pPr>
        <w:pStyle w:val="305"/>
        <w:spacing w:after="120"/>
        <w:ind w:leftChars="0" w:left="420"/>
      </w:pPr>
      <w:r>
        <w:rPr>
          <w:rFonts w:hint="eastAsia"/>
        </w:rPr>
        <w:t>マウスで、メニューバーの“ファイル”をクリックし、“新規作成”→“プロジェクト”を選択します。</w:t>
      </w:r>
    </w:p>
    <w:p w14:paraId="5ECBE0F3" w14:textId="62C9134C" w:rsidR="00DB7D4A" w:rsidRDefault="00DB7D4A" w:rsidP="00AF08C1">
      <w:pPr>
        <w:pStyle w:val="305"/>
        <w:spacing w:after="120"/>
        <w:ind w:leftChars="0" w:left="420"/>
      </w:pPr>
      <w:r>
        <w:rPr>
          <w:rFonts w:hint="eastAsia"/>
          <w:noProof/>
        </w:rPr>
        <w:drawing>
          <wp:inline distT="0" distB="0" distL="0" distR="0" wp14:anchorId="56F626C5" wp14:editId="2153E4C8">
            <wp:extent cx="3834716" cy="2267909"/>
            <wp:effectExtent l="0" t="0" r="0" b="0"/>
            <wp:docPr id="39" name="図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tep1-1-PTDialog.png"/>
                    <pic:cNvPicPr/>
                  </pic:nvPicPr>
                  <pic:blipFill>
                    <a:blip r:embed="rId23">
                      <a:extLst>
                        <a:ext uri="{28A0092B-C50C-407E-A947-70E740481C1C}">
                          <a14:useLocalDpi xmlns:a14="http://schemas.microsoft.com/office/drawing/2010/main" val="0"/>
                        </a:ext>
                      </a:extLst>
                    </a:blip>
                    <a:stretch>
                      <a:fillRect/>
                    </a:stretch>
                  </pic:blipFill>
                  <pic:spPr>
                    <a:xfrm>
                      <a:off x="0" y="0"/>
                      <a:ext cx="3834716" cy="2267909"/>
                    </a:xfrm>
                    <a:prstGeom prst="rect">
                      <a:avLst/>
                    </a:prstGeom>
                  </pic:spPr>
                </pic:pic>
              </a:graphicData>
            </a:graphic>
          </wp:inline>
        </w:drawing>
      </w:r>
    </w:p>
    <w:p w14:paraId="2A7C8022" w14:textId="49860287" w:rsidR="00DB7D4A" w:rsidRDefault="00DB7D4A" w:rsidP="00AF08C1">
      <w:pPr>
        <w:pStyle w:val="305"/>
        <w:spacing w:after="120"/>
        <w:ind w:leftChars="0" w:left="420"/>
      </w:pPr>
      <w:r>
        <w:rPr>
          <w:rFonts w:hint="eastAsia"/>
        </w:rPr>
        <w:t>表示されたダイアログのテンプレートで、（①）“Visual C#”の“Cloud”を選択します。（②）“ASP.NET Web アプリケーション”を選択します。（③）名前の欄に、“IoT</w:t>
      </w:r>
      <w:r w:rsidR="009C2986">
        <w:rPr>
          <w:rFonts w:hint="eastAsia"/>
        </w:rPr>
        <w:t>Cloud” と入力し、（④）“OK”ボタンをクリックします。</w:t>
      </w:r>
    </w:p>
    <w:p w14:paraId="351BE270" w14:textId="141DF9FD" w:rsidR="009C2986" w:rsidRDefault="009C2986" w:rsidP="00AF08C1">
      <w:pPr>
        <w:pStyle w:val="305"/>
        <w:spacing w:after="120"/>
        <w:ind w:leftChars="0" w:left="420"/>
      </w:pPr>
      <w:r>
        <w:rPr>
          <w:noProof/>
        </w:rPr>
        <w:drawing>
          <wp:inline distT="0" distB="0" distL="0" distR="0" wp14:anchorId="5D0C1768" wp14:editId="512CCA47">
            <wp:extent cx="3304318" cy="2597121"/>
            <wp:effectExtent l="0" t="0" r="0" b="0"/>
            <wp:docPr id="41" name="図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tep1-1-ASPNETConfig.png"/>
                    <pic:cNvPicPr/>
                  </pic:nvPicPr>
                  <pic:blipFill>
                    <a:blip r:embed="rId24">
                      <a:extLst>
                        <a:ext uri="{28A0092B-C50C-407E-A947-70E740481C1C}">
                          <a14:useLocalDpi xmlns:a14="http://schemas.microsoft.com/office/drawing/2010/main" val="0"/>
                        </a:ext>
                      </a:extLst>
                    </a:blip>
                    <a:stretch>
                      <a:fillRect/>
                    </a:stretch>
                  </pic:blipFill>
                  <pic:spPr>
                    <a:xfrm>
                      <a:off x="0" y="0"/>
                      <a:ext cx="3304318" cy="2597121"/>
                    </a:xfrm>
                    <a:prstGeom prst="rect">
                      <a:avLst/>
                    </a:prstGeom>
                  </pic:spPr>
                </pic:pic>
              </a:graphicData>
            </a:graphic>
          </wp:inline>
        </w:drawing>
      </w:r>
    </w:p>
    <w:p w14:paraId="740E10BE" w14:textId="41515848" w:rsidR="009C2986" w:rsidRDefault="009C2986" w:rsidP="00AF08C1">
      <w:pPr>
        <w:pStyle w:val="305"/>
        <w:spacing w:after="120"/>
        <w:ind w:leftChars="0" w:left="420"/>
      </w:pPr>
      <w:r>
        <w:rPr>
          <w:rFonts w:hint="eastAsia"/>
        </w:rPr>
        <w:t>表示されたダイアログの、（①）“テンプレートの選択”で、“MVC”を選択します。（②）“MVC”と“Web API”にチェックを入れます。（③）“</w:t>
      </w:r>
      <w:r w:rsidRPr="009C2986">
        <w:rPr>
          <w:rFonts w:hint="eastAsia"/>
          <w:u w:val="single"/>
        </w:rPr>
        <w:t>サブスクリプションの管理</w:t>
      </w:r>
      <w:r>
        <w:rPr>
          <w:rFonts w:hint="eastAsia"/>
        </w:rPr>
        <w:t>”をクリックし、Microsoft Azureのサブスクリプションが使える、マイクロソフトアカウントや組織アカウントのメールアドレスで、サインイン</w:t>
      </w:r>
      <w:r w:rsidR="0095766E">
        <w:rPr>
          <w:rFonts w:hint="eastAsia"/>
        </w:rPr>
        <w:t>します。“クラウド内のホスト”をチェックし、コンボボックスで“Web サイト”を選択します。以上が完了したら、（④）“OK”をクリックします。</w:t>
      </w:r>
    </w:p>
    <w:p w14:paraId="68B48EF5" w14:textId="4D33521D" w:rsidR="0095766E" w:rsidRDefault="0095766E" w:rsidP="00AF08C1">
      <w:pPr>
        <w:pStyle w:val="305"/>
        <w:spacing w:after="120"/>
        <w:ind w:leftChars="0" w:left="420"/>
      </w:pPr>
      <w:r>
        <w:rPr>
          <w:rFonts w:hint="eastAsia"/>
          <w:noProof/>
        </w:rPr>
        <w:lastRenderedPageBreak/>
        <w:drawing>
          <wp:inline distT="0" distB="0" distL="0" distR="0" wp14:anchorId="44E1FC60" wp14:editId="6E36943F">
            <wp:extent cx="2706859" cy="2170364"/>
            <wp:effectExtent l="0" t="0" r="0" b="0"/>
            <wp:docPr id="42" name="図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tep1-1-AWConfig.png"/>
                    <pic:cNvPicPr/>
                  </pic:nvPicPr>
                  <pic:blipFill>
                    <a:blip r:embed="rId25">
                      <a:extLst>
                        <a:ext uri="{28A0092B-C50C-407E-A947-70E740481C1C}">
                          <a14:useLocalDpi xmlns:a14="http://schemas.microsoft.com/office/drawing/2010/main" val="0"/>
                        </a:ext>
                      </a:extLst>
                    </a:blip>
                    <a:stretch>
                      <a:fillRect/>
                    </a:stretch>
                  </pic:blipFill>
                  <pic:spPr>
                    <a:xfrm>
                      <a:off x="0" y="0"/>
                      <a:ext cx="2706859" cy="2170364"/>
                    </a:xfrm>
                    <a:prstGeom prst="rect">
                      <a:avLst/>
                    </a:prstGeom>
                  </pic:spPr>
                </pic:pic>
              </a:graphicData>
            </a:graphic>
          </wp:inline>
        </w:drawing>
      </w:r>
    </w:p>
    <w:p w14:paraId="3EE2297A" w14:textId="1E64DD64" w:rsidR="0095766E" w:rsidRDefault="0095766E" w:rsidP="00AF08C1">
      <w:pPr>
        <w:pStyle w:val="305"/>
        <w:spacing w:after="120"/>
        <w:ind w:leftChars="0" w:left="420"/>
      </w:pPr>
      <w:r>
        <w:rPr>
          <w:rFonts w:hint="eastAsia"/>
        </w:rPr>
        <w:t>表示されたダイアログで、（①）“サイト名”“、“サブスクリプション”、“リージョン”、“データベースサーバー”を設定します。サイト名は、全世界で唯一でなければならないので、右側に緑色のチェックマークが表示される名前を設定してください。Microsoft Azureのサブスクリプション契約を複数持っている場合は、使用するサブスクリプションを適宜選択してください。“リージョン”は、このステップで作成するASP.NET Web アプリケーションが動く、データセンターの場所の選択です。折角なので、実習を行っている近くのリージョンを選択してください。“データベースサーバー”は“データベースなし”のままで構いません。設定が終わったら、（②）“OK”ボタンをクリックします。</w:t>
      </w:r>
    </w:p>
    <w:p w14:paraId="1E8E1521" w14:textId="6A616CA3" w:rsidR="0095766E" w:rsidRDefault="0095766E" w:rsidP="00AF08C1">
      <w:pPr>
        <w:pStyle w:val="305"/>
        <w:spacing w:after="120"/>
        <w:ind w:leftChars="0" w:left="420"/>
      </w:pPr>
      <w:r>
        <w:rPr>
          <w:rFonts w:hint="eastAsia"/>
        </w:rPr>
        <w:t>これで、</w:t>
      </w:r>
      <w:r w:rsidR="00B75106">
        <w:rPr>
          <w:rFonts w:hint="eastAsia"/>
        </w:rPr>
        <w:t>組込み機器が接続するためのクラウド向けWebアプリケーションプロジェクトのひな形が出来上がりました。</w:t>
      </w:r>
    </w:p>
    <w:p w14:paraId="00686954" w14:textId="0023F76D" w:rsidR="00B75106" w:rsidRDefault="00B75106" w:rsidP="00B75106">
      <w:pPr>
        <w:pStyle w:val="305"/>
        <w:spacing w:after="120"/>
        <w:ind w:leftChars="0" w:left="420"/>
      </w:pPr>
      <w:r>
        <w:rPr>
          <w:rFonts w:hint="eastAsia"/>
        </w:rPr>
        <w:t>同時に、Microsoft Azure側でも、Web Sites に新しくWeb アプリが一つ追加されます。</w:t>
      </w:r>
      <w:hyperlink r:id="rId26" w:history="1">
        <w:r w:rsidRPr="00062FFE">
          <w:rPr>
            <w:rStyle w:val="ab"/>
            <w:rFonts w:hint="eastAsia"/>
          </w:rPr>
          <w:t>h</w:t>
        </w:r>
        <w:r w:rsidRPr="00062FFE">
          <w:rPr>
            <w:rStyle w:val="ab"/>
          </w:rPr>
          <w:t>ttp://manage.windowsazure.com</w:t>
        </w:r>
      </w:hyperlink>
      <w:r>
        <w:t xml:space="preserve"> </w:t>
      </w:r>
      <w:r>
        <w:rPr>
          <w:rFonts w:hint="eastAsia"/>
        </w:rPr>
        <w:t>をインターネットブラウザで開いて、上の図の“サイト名”に入力した名前のアイテムが追加されていることを確認しましょう。</w:t>
      </w:r>
    </w:p>
    <w:p w14:paraId="0D275DDB" w14:textId="49781A0D" w:rsidR="00B75106" w:rsidRDefault="00B75106" w:rsidP="00B75106">
      <w:pPr>
        <w:pStyle w:val="305"/>
        <w:spacing w:after="120"/>
        <w:ind w:leftChars="0" w:left="420"/>
      </w:pPr>
      <w:r>
        <w:rPr>
          <w:rFonts w:hint="eastAsia"/>
          <w:noProof/>
        </w:rPr>
        <w:drawing>
          <wp:inline distT="0" distB="0" distL="0" distR="0" wp14:anchorId="1F8C5318" wp14:editId="29EF51FB">
            <wp:extent cx="2085013" cy="1658256"/>
            <wp:effectExtent l="0" t="0" r="0" b="0"/>
            <wp:docPr id="43" name="図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tep1-1-AMP.png"/>
                    <pic:cNvPicPr/>
                  </pic:nvPicPr>
                  <pic:blipFill>
                    <a:blip r:embed="rId27">
                      <a:extLst>
                        <a:ext uri="{28A0092B-C50C-407E-A947-70E740481C1C}">
                          <a14:useLocalDpi xmlns:a14="http://schemas.microsoft.com/office/drawing/2010/main" val="0"/>
                        </a:ext>
                      </a:extLst>
                    </a:blip>
                    <a:stretch>
                      <a:fillRect/>
                    </a:stretch>
                  </pic:blipFill>
                  <pic:spPr>
                    <a:xfrm>
                      <a:off x="0" y="0"/>
                      <a:ext cx="2085013" cy="1658256"/>
                    </a:xfrm>
                    <a:prstGeom prst="rect">
                      <a:avLst/>
                    </a:prstGeom>
                  </pic:spPr>
                </pic:pic>
              </a:graphicData>
            </a:graphic>
          </wp:inline>
        </w:drawing>
      </w:r>
    </w:p>
    <w:p w14:paraId="5D28CBF8" w14:textId="65BC11E7" w:rsidR="00B75106" w:rsidRDefault="00B75106" w:rsidP="00B75106">
      <w:pPr>
        <w:pStyle w:val="305"/>
        <w:spacing w:after="120"/>
        <w:ind w:leftChars="0" w:left="420"/>
      </w:pPr>
      <w:r>
        <w:rPr>
          <w:rFonts w:hint="eastAsia"/>
        </w:rPr>
        <w:t>IoT Kit ハンズオントレーニングでは、今作成したWeb サービスをこのステップに続く以後のステップで拡張していきます。便宜上、“</w:t>
      </w:r>
      <w:r w:rsidRPr="00B75106">
        <w:rPr>
          <w:rFonts w:hint="eastAsia"/>
          <w:i/>
        </w:rPr>
        <w:t>IoTCloud</w:t>
      </w:r>
      <w:r>
        <w:rPr>
          <w:rFonts w:hint="eastAsia"/>
        </w:rPr>
        <w:t>”と</w:t>
      </w:r>
      <w:r w:rsidR="005C0D51">
        <w:rPr>
          <w:rFonts w:hint="eastAsia"/>
        </w:rPr>
        <w:t>いう名前でこのプロジェクト、及び、Webサービスを呼ぶことにします。以降、“</w:t>
      </w:r>
      <w:r w:rsidR="005C0D51" w:rsidRPr="005C0D51">
        <w:rPr>
          <w:rFonts w:hint="eastAsia"/>
          <w:i/>
        </w:rPr>
        <w:t>IoTCloud</w:t>
      </w:r>
      <w:r w:rsidR="005C0D51">
        <w:rPr>
          <w:rFonts w:hint="eastAsia"/>
        </w:rPr>
        <w:t>”と、この綴りでイタリック表記の名前が出てきたら、学習している各自が、このステップで作成したプロジェクト、及び、Webサービスを意味しているものと思ってくださいね。</w:t>
      </w:r>
    </w:p>
    <w:p w14:paraId="4A6C8236" w14:textId="77777777" w:rsidR="00E04A08" w:rsidRPr="009B7D25" w:rsidRDefault="00E04A08" w:rsidP="009838E2">
      <w:pPr>
        <w:pStyle w:val="305"/>
        <w:spacing w:after="120"/>
        <w:ind w:leftChars="0" w:left="0" w:firstLine="420"/>
      </w:pPr>
    </w:p>
    <w:p w14:paraId="4A6C8237" w14:textId="435F37D8" w:rsidR="00EA13FD" w:rsidRPr="00D12D95" w:rsidRDefault="005C0D51" w:rsidP="00EA13FD">
      <w:pPr>
        <w:pStyle w:val="3"/>
        <w:spacing w:after="120"/>
      </w:pPr>
      <w:r>
        <w:rPr>
          <w:rFonts w:hint="eastAsia"/>
        </w:rPr>
        <w:t>デバイス接続用コントローラの作成</w:t>
      </w:r>
    </w:p>
    <w:p w14:paraId="1FD7B3DB" w14:textId="6CCAB025" w:rsidR="005C0D51" w:rsidRDefault="005C0D51" w:rsidP="00E001B7">
      <w:pPr>
        <w:pStyle w:val="305"/>
        <w:spacing w:after="120"/>
        <w:ind w:leftChars="0" w:left="420"/>
      </w:pPr>
      <w:r>
        <w:rPr>
          <w:rFonts w:hint="eastAsia"/>
        </w:rPr>
        <w:t>Visual Studio に戻ります。“</w:t>
      </w:r>
      <w:r w:rsidRPr="005C0D51">
        <w:rPr>
          <w:rFonts w:hint="eastAsia"/>
          <w:i/>
        </w:rPr>
        <w:t>IoTCloud</w:t>
      </w:r>
      <w:r>
        <w:t>”</w:t>
      </w:r>
      <w:r>
        <w:rPr>
          <w:rFonts w:hint="eastAsia"/>
        </w:rPr>
        <w:t>プロジェクトを開いた状態で、ソリューションエクスプローラー内の、”</w:t>
      </w:r>
      <w:r w:rsidRPr="004608F6">
        <w:rPr>
          <w:rFonts w:hint="eastAsia"/>
          <w:i/>
        </w:rPr>
        <w:t>IoTCloud</w:t>
      </w:r>
      <w:r>
        <w:rPr>
          <w:rFonts w:hint="eastAsia"/>
        </w:rPr>
        <w:t>“プロジェクトの下の”Controllers“フォルダーを右クリックし、”追加“→”コントローラ</w:t>
      </w:r>
      <w:r>
        <w:rPr>
          <w:rFonts w:hint="eastAsia"/>
        </w:rPr>
        <w:lastRenderedPageBreak/>
        <w:t>を追加“を選択します。</w:t>
      </w:r>
    </w:p>
    <w:p w14:paraId="36D45F79" w14:textId="5848DAC8" w:rsidR="00056860" w:rsidRDefault="00056860" w:rsidP="00E001B7">
      <w:pPr>
        <w:pStyle w:val="305"/>
        <w:spacing w:after="120"/>
        <w:ind w:leftChars="0" w:left="420"/>
      </w:pPr>
      <w:r>
        <w:rPr>
          <w:rFonts w:hint="eastAsia"/>
          <w:noProof/>
        </w:rPr>
        <w:drawing>
          <wp:inline distT="0" distB="0" distL="0" distR="0" wp14:anchorId="241C2B7A" wp14:editId="65AE3430">
            <wp:extent cx="3444539" cy="3188484"/>
            <wp:effectExtent l="0" t="0" r="3810" b="0"/>
            <wp:docPr id="44" name="図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tep1-1-ACWAPI.png"/>
                    <pic:cNvPicPr/>
                  </pic:nvPicPr>
                  <pic:blipFill>
                    <a:blip r:embed="rId28">
                      <a:extLst>
                        <a:ext uri="{28A0092B-C50C-407E-A947-70E740481C1C}">
                          <a14:useLocalDpi xmlns:a14="http://schemas.microsoft.com/office/drawing/2010/main" val="0"/>
                        </a:ext>
                      </a:extLst>
                    </a:blip>
                    <a:stretch>
                      <a:fillRect/>
                    </a:stretch>
                  </pic:blipFill>
                  <pic:spPr>
                    <a:xfrm>
                      <a:off x="0" y="0"/>
                      <a:ext cx="3444539" cy="3188484"/>
                    </a:xfrm>
                    <a:prstGeom prst="rect">
                      <a:avLst/>
                    </a:prstGeom>
                  </pic:spPr>
                </pic:pic>
              </a:graphicData>
            </a:graphic>
          </wp:inline>
        </w:drawing>
      </w:r>
    </w:p>
    <w:p w14:paraId="67150202" w14:textId="05CB0538" w:rsidR="00056860" w:rsidRDefault="00056860" w:rsidP="00E001B7">
      <w:pPr>
        <w:pStyle w:val="305"/>
        <w:spacing w:after="120"/>
        <w:ind w:leftChars="0" w:left="420"/>
      </w:pPr>
      <w:r>
        <w:rPr>
          <w:rFonts w:hint="eastAsia"/>
        </w:rPr>
        <w:t xml:space="preserve">表示されたダイアログで、（①）“Web API ２ コントローラ </w:t>
      </w:r>
      <w:r>
        <w:t>–</w:t>
      </w:r>
      <w:r>
        <w:rPr>
          <w:rFonts w:hint="eastAsia"/>
        </w:rPr>
        <w:t xml:space="preserve"> 空”を選択し、（②）“追加”をクリックします。（③）“コントローラ名”に“ConnectController”と入力して、（④）“追加”ボタンをクリックします。“</w:t>
      </w:r>
      <w:r w:rsidRPr="00056860">
        <w:rPr>
          <w:rFonts w:hint="eastAsia"/>
          <w:i/>
        </w:rPr>
        <w:t>IoTCloud</w:t>
      </w:r>
      <w:r>
        <w:rPr>
          <w:rFonts w:hint="eastAsia"/>
        </w:rPr>
        <w:t>”プロジェクトの“Controllers”フォルダーに、“ConnectController.cs”というファイルが追加されます。</w:t>
      </w:r>
    </w:p>
    <w:p w14:paraId="5893EEE3" w14:textId="29F33CA0" w:rsidR="00056860" w:rsidRDefault="00056860" w:rsidP="00E001B7">
      <w:pPr>
        <w:pStyle w:val="305"/>
        <w:spacing w:after="120"/>
        <w:ind w:leftChars="0" w:left="420"/>
      </w:pPr>
      <w:r>
        <w:rPr>
          <w:rFonts w:hint="eastAsia"/>
        </w:rPr>
        <w:t>ConnectController.cs ファイルをソリューション</w:t>
      </w:r>
      <w:r w:rsidR="004C2DDA">
        <w:rPr>
          <w:rFonts w:hint="eastAsia"/>
        </w:rPr>
        <w:t>エクスプローラー</w:t>
      </w:r>
      <w:r>
        <w:rPr>
          <w:rFonts w:hint="eastAsia"/>
        </w:rPr>
        <w:t>で、ダブルクリックして開きます。“ApiController”というクラスを継承した空の“ConnectController”クラスが定義されています。これを以下のように書き換えます。</w:t>
      </w:r>
    </w:p>
    <w:p w14:paraId="372FE3D6" w14:textId="77777777" w:rsidR="00056860" w:rsidRDefault="00056860" w:rsidP="002667CF">
      <w:pPr>
        <w:pStyle w:val="15"/>
        <w:spacing w:before="0" w:beforeAutospacing="0"/>
        <w:rPr>
          <w:color w:val="000000"/>
          <w:highlight w:val="white"/>
        </w:rPr>
      </w:pPr>
      <w:r>
        <w:rPr>
          <w:color w:val="000000"/>
          <w:highlight w:val="white"/>
        </w:rPr>
        <w:t xml:space="preserve">    </w:t>
      </w:r>
      <w:r>
        <w:rPr>
          <w:color w:val="0000FF"/>
          <w:highlight w:val="white"/>
        </w:rPr>
        <w:t>public</w:t>
      </w:r>
      <w:r>
        <w:rPr>
          <w:color w:val="000000"/>
          <w:highlight w:val="white"/>
        </w:rPr>
        <w:t xml:space="preserve"> </w:t>
      </w:r>
      <w:r>
        <w:rPr>
          <w:color w:val="0000FF"/>
          <w:highlight w:val="white"/>
        </w:rPr>
        <w:t>class</w:t>
      </w:r>
      <w:r>
        <w:rPr>
          <w:color w:val="000000"/>
          <w:highlight w:val="white"/>
        </w:rPr>
        <w:t xml:space="preserve"> </w:t>
      </w:r>
      <w:r>
        <w:rPr>
          <w:highlight w:val="white"/>
        </w:rPr>
        <w:t>ConnectController</w:t>
      </w:r>
      <w:r>
        <w:rPr>
          <w:color w:val="000000"/>
          <w:highlight w:val="white"/>
        </w:rPr>
        <w:t xml:space="preserve"> : </w:t>
      </w:r>
      <w:r>
        <w:rPr>
          <w:highlight w:val="white"/>
        </w:rPr>
        <w:t>ApiController</w:t>
      </w:r>
    </w:p>
    <w:p w14:paraId="4344613C" w14:textId="77777777" w:rsidR="00056860" w:rsidRDefault="00056860" w:rsidP="002667CF">
      <w:pPr>
        <w:pStyle w:val="15"/>
        <w:spacing w:before="0" w:beforeAutospacing="0"/>
        <w:rPr>
          <w:color w:val="000000"/>
          <w:highlight w:val="white"/>
        </w:rPr>
      </w:pPr>
      <w:r>
        <w:rPr>
          <w:color w:val="000000"/>
          <w:highlight w:val="white"/>
        </w:rPr>
        <w:t xml:space="preserve">    {</w:t>
      </w:r>
    </w:p>
    <w:p w14:paraId="31530221" w14:textId="77777777" w:rsidR="00056860" w:rsidRDefault="00056860" w:rsidP="002667CF">
      <w:pPr>
        <w:pStyle w:val="15"/>
        <w:spacing w:before="0" w:beforeAutospacing="0"/>
        <w:rPr>
          <w:color w:val="000000"/>
          <w:highlight w:val="white"/>
        </w:rPr>
      </w:pPr>
      <w:r>
        <w:rPr>
          <w:color w:val="000000"/>
          <w:highlight w:val="white"/>
        </w:rPr>
        <w:t xml:space="preserve">        </w:t>
      </w:r>
      <w:r>
        <w:rPr>
          <w:color w:val="0000FF"/>
          <w:highlight w:val="white"/>
        </w:rPr>
        <w:t>public</w:t>
      </w:r>
      <w:r>
        <w:rPr>
          <w:color w:val="000000"/>
          <w:highlight w:val="white"/>
        </w:rPr>
        <w:t xml:space="preserve"> </w:t>
      </w:r>
      <w:r>
        <w:rPr>
          <w:color w:val="0000FF"/>
          <w:highlight w:val="white"/>
        </w:rPr>
        <w:t>string</w:t>
      </w:r>
      <w:r>
        <w:rPr>
          <w:color w:val="000000"/>
          <w:highlight w:val="white"/>
        </w:rPr>
        <w:t xml:space="preserve"> Get()</w:t>
      </w:r>
    </w:p>
    <w:p w14:paraId="588582D4" w14:textId="77777777" w:rsidR="00056860" w:rsidRDefault="00056860" w:rsidP="002667CF">
      <w:pPr>
        <w:pStyle w:val="15"/>
        <w:spacing w:before="0" w:beforeAutospacing="0"/>
        <w:rPr>
          <w:color w:val="000000"/>
          <w:highlight w:val="white"/>
        </w:rPr>
      </w:pPr>
      <w:r>
        <w:rPr>
          <w:color w:val="000000"/>
          <w:highlight w:val="white"/>
        </w:rPr>
        <w:t xml:space="preserve">        {</w:t>
      </w:r>
    </w:p>
    <w:p w14:paraId="14F8ECDD" w14:textId="77777777" w:rsidR="00056860" w:rsidRDefault="00056860" w:rsidP="002667CF">
      <w:pPr>
        <w:pStyle w:val="15"/>
        <w:spacing w:before="0" w:beforeAutospacing="0"/>
        <w:rPr>
          <w:color w:val="000000"/>
          <w:highlight w:val="white"/>
        </w:rPr>
      </w:pPr>
      <w:r>
        <w:rPr>
          <w:color w:val="000000"/>
          <w:highlight w:val="white"/>
        </w:rPr>
        <w:t xml:space="preserve">            </w:t>
      </w:r>
      <w:r>
        <w:rPr>
          <w:color w:val="0000FF"/>
          <w:highlight w:val="white"/>
        </w:rPr>
        <w:t>var</w:t>
      </w:r>
      <w:r>
        <w:rPr>
          <w:color w:val="000000"/>
          <w:highlight w:val="white"/>
        </w:rPr>
        <w:t xml:space="preserve"> header = </w:t>
      </w:r>
      <w:r>
        <w:rPr>
          <w:color w:val="0000FF"/>
          <w:highlight w:val="white"/>
        </w:rPr>
        <w:t>this</w:t>
      </w:r>
      <w:r>
        <w:rPr>
          <w:color w:val="000000"/>
          <w:highlight w:val="white"/>
        </w:rPr>
        <w:t>.Request.Headers;</w:t>
      </w:r>
    </w:p>
    <w:p w14:paraId="2CA398B4" w14:textId="77777777" w:rsidR="00056860" w:rsidRDefault="00056860" w:rsidP="002667CF">
      <w:pPr>
        <w:pStyle w:val="15"/>
        <w:spacing w:before="0" w:beforeAutospacing="0"/>
        <w:rPr>
          <w:color w:val="000000"/>
          <w:highlight w:val="white"/>
        </w:rPr>
      </w:pPr>
      <w:r>
        <w:rPr>
          <w:color w:val="000000"/>
          <w:highlight w:val="white"/>
        </w:rPr>
        <w:t xml:space="preserve">            </w:t>
      </w:r>
      <w:r>
        <w:rPr>
          <w:color w:val="0000FF"/>
          <w:highlight w:val="white"/>
        </w:rPr>
        <w:t>var</w:t>
      </w:r>
      <w:r>
        <w:rPr>
          <w:color w:val="000000"/>
          <w:highlight w:val="white"/>
        </w:rPr>
        <w:t xml:space="preserve"> deviceId = header.GetValues(</w:t>
      </w:r>
      <w:r>
        <w:rPr>
          <w:color w:val="A31515"/>
          <w:highlight w:val="white"/>
        </w:rPr>
        <w:t>"device-id"</w:t>
      </w:r>
      <w:r>
        <w:rPr>
          <w:color w:val="000000"/>
          <w:highlight w:val="white"/>
        </w:rPr>
        <w:t>).ElementAt(0);</w:t>
      </w:r>
    </w:p>
    <w:p w14:paraId="1B25F0A2" w14:textId="77777777" w:rsidR="00056860" w:rsidRDefault="00056860" w:rsidP="002667CF">
      <w:pPr>
        <w:pStyle w:val="15"/>
        <w:spacing w:before="0" w:beforeAutospacing="0"/>
        <w:rPr>
          <w:color w:val="000000"/>
          <w:highlight w:val="white"/>
        </w:rPr>
      </w:pPr>
    </w:p>
    <w:p w14:paraId="198D3605" w14:textId="77777777" w:rsidR="00056860" w:rsidRDefault="00056860" w:rsidP="002667CF">
      <w:pPr>
        <w:pStyle w:val="15"/>
        <w:spacing w:before="0" w:beforeAutospacing="0"/>
        <w:rPr>
          <w:color w:val="000000"/>
          <w:highlight w:val="white"/>
        </w:rPr>
      </w:pPr>
      <w:r>
        <w:rPr>
          <w:color w:val="000000"/>
          <w:highlight w:val="white"/>
        </w:rPr>
        <w:t xml:space="preserve">            </w:t>
      </w:r>
      <w:r>
        <w:rPr>
          <w:color w:val="0000FF"/>
          <w:highlight w:val="white"/>
        </w:rPr>
        <w:t>return</w:t>
      </w:r>
      <w:r>
        <w:rPr>
          <w:color w:val="000000"/>
          <w:highlight w:val="white"/>
        </w:rPr>
        <w:t xml:space="preserve"> </w:t>
      </w:r>
      <w:r>
        <w:rPr>
          <w:color w:val="A31515"/>
          <w:highlight w:val="white"/>
        </w:rPr>
        <w:t>"Hello from Azure to "</w:t>
      </w:r>
      <w:r>
        <w:rPr>
          <w:color w:val="000000"/>
          <w:highlight w:val="white"/>
        </w:rPr>
        <w:t xml:space="preserve"> + deviceId;</w:t>
      </w:r>
    </w:p>
    <w:p w14:paraId="595E1603" w14:textId="77777777" w:rsidR="00056860" w:rsidRDefault="00056860" w:rsidP="002667CF">
      <w:pPr>
        <w:pStyle w:val="15"/>
        <w:spacing w:before="0" w:beforeAutospacing="0"/>
        <w:rPr>
          <w:color w:val="000000"/>
          <w:highlight w:val="white"/>
        </w:rPr>
      </w:pPr>
      <w:r>
        <w:rPr>
          <w:color w:val="000000"/>
          <w:highlight w:val="white"/>
        </w:rPr>
        <w:t xml:space="preserve">        }</w:t>
      </w:r>
    </w:p>
    <w:p w14:paraId="097F53C6" w14:textId="77777777" w:rsidR="00056860" w:rsidRDefault="00056860" w:rsidP="002667CF">
      <w:pPr>
        <w:pStyle w:val="15"/>
        <w:spacing w:before="0" w:beforeAutospacing="0"/>
        <w:rPr>
          <w:color w:val="000000"/>
          <w:highlight w:val="white"/>
        </w:rPr>
      </w:pPr>
      <w:r>
        <w:rPr>
          <w:color w:val="000000"/>
          <w:highlight w:val="white"/>
        </w:rPr>
        <w:t xml:space="preserve">    }</w:t>
      </w:r>
    </w:p>
    <w:p w14:paraId="410745FD" w14:textId="2EF19E7E" w:rsidR="00056860" w:rsidRDefault="002667CF" w:rsidP="00E001B7">
      <w:pPr>
        <w:pStyle w:val="305"/>
        <w:spacing w:after="120"/>
        <w:ind w:leftChars="0" w:left="420"/>
      </w:pPr>
      <w:r>
        <w:rPr>
          <w:rFonts w:hint="eastAsia"/>
        </w:rPr>
        <w:t>これで、組込み機器側からHTTPを通じて送信されてきたデータを受け取るための、Webサービス側のコーディングは終了です。</w:t>
      </w:r>
    </w:p>
    <w:p w14:paraId="4A6C823A" w14:textId="77777777" w:rsidR="006E1995" w:rsidRDefault="006E1995" w:rsidP="004042D6">
      <w:pPr>
        <w:pStyle w:val="305"/>
        <w:spacing w:after="120"/>
        <w:ind w:leftChars="0" w:left="0"/>
      </w:pPr>
    </w:p>
    <w:p w14:paraId="4A6C823B" w14:textId="501B53EB" w:rsidR="006E1995" w:rsidRPr="006E1995" w:rsidRDefault="002667CF" w:rsidP="00A17E27">
      <w:pPr>
        <w:pStyle w:val="3"/>
        <w:spacing w:after="120"/>
      </w:pPr>
      <w:r>
        <w:rPr>
          <w:rFonts w:hint="eastAsia"/>
        </w:rPr>
        <w:t>Web アプリの公開</w:t>
      </w:r>
    </w:p>
    <w:p w14:paraId="436F300B" w14:textId="1825B472" w:rsidR="002667CF" w:rsidRDefault="002667CF" w:rsidP="00954FAD">
      <w:pPr>
        <w:pStyle w:val="305"/>
        <w:spacing w:after="120"/>
        <w:ind w:leftChars="0" w:left="420"/>
      </w:pPr>
      <w:r>
        <w:rPr>
          <w:rFonts w:hint="eastAsia"/>
        </w:rPr>
        <w:t>前段までで作成した、Web サービスをクラウド上で公開します。以降のステップのため、ここでは、“デバッグ”モードで発行します。</w:t>
      </w:r>
    </w:p>
    <w:p w14:paraId="79883102" w14:textId="2711BFD9" w:rsidR="002667CF" w:rsidRDefault="002667CF" w:rsidP="00954FAD">
      <w:pPr>
        <w:pStyle w:val="305"/>
        <w:spacing w:after="120"/>
        <w:ind w:leftChars="0" w:left="420"/>
      </w:pPr>
      <w:r>
        <w:rPr>
          <w:rFonts w:hint="eastAsia"/>
        </w:rPr>
        <w:lastRenderedPageBreak/>
        <w:t>ソリューションエクスプローラーで、“</w:t>
      </w:r>
      <w:r w:rsidRPr="002667CF">
        <w:rPr>
          <w:rFonts w:hint="eastAsia"/>
          <w:i/>
        </w:rPr>
        <w:t>IoTCloud</w:t>
      </w:r>
      <w:r>
        <w:rPr>
          <w:rFonts w:hint="eastAsia"/>
        </w:rPr>
        <w:t>”を右クリックし、“発行”を選択します。</w:t>
      </w:r>
    </w:p>
    <w:p w14:paraId="6EF99F20" w14:textId="770171ED" w:rsidR="002667CF" w:rsidRDefault="002667CF" w:rsidP="00954FAD">
      <w:pPr>
        <w:pStyle w:val="305"/>
        <w:spacing w:after="120"/>
        <w:ind w:leftChars="0" w:left="420"/>
      </w:pPr>
      <w:r>
        <w:rPr>
          <w:rFonts w:hint="eastAsia"/>
          <w:noProof/>
        </w:rPr>
        <w:drawing>
          <wp:inline distT="0" distB="0" distL="0" distR="0" wp14:anchorId="0D7C9A85" wp14:editId="3BCE96D4">
            <wp:extent cx="3121423" cy="2566638"/>
            <wp:effectExtent l="0" t="0" r="3175" b="0"/>
            <wp:docPr id="45" name="図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tep1-1-Pub.png"/>
                    <pic:cNvPicPr/>
                  </pic:nvPicPr>
                  <pic:blipFill>
                    <a:blip r:embed="rId29">
                      <a:extLst>
                        <a:ext uri="{28A0092B-C50C-407E-A947-70E740481C1C}">
                          <a14:useLocalDpi xmlns:a14="http://schemas.microsoft.com/office/drawing/2010/main" val="0"/>
                        </a:ext>
                      </a:extLst>
                    </a:blip>
                    <a:stretch>
                      <a:fillRect/>
                    </a:stretch>
                  </pic:blipFill>
                  <pic:spPr>
                    <a:xfrm>
                      <a:off x="0" y="0"/>
                      <a:ext cx="3121423" cy="2566638"/>
                    </a:xfrm>
                    <a:prstGeom prst="rect">
                      <a:avLst/>
                    </a:prstGeom>
                  </pic:spPr>
                </pic:pic>
              </a:graphicData>
            </a:graphic>
          </wp:inline>
        </w:drawing>
      </w:r>
    </w:p>
    <w:p w14:paraId="7F7D12BC" w14:textId="73B529DB" w:rsidR="002667CF" w:rsidRDefault="002667CF" w:rsidP="002667CF">
      <w:pPr>
        <w:pStyle w:val="305"/>
        <w:numPr>
          <w:ilvl w:val="0"/>
          <w:numId w:val="81"/>
        </w:numPr>
        <w:spacing w:after="120"/>
        <w:ind w:leftChars="0"/>
      </w:pPr>
      <w:r>
        <w:rPr>
          <w:rFonts w:hint="eastAsia"/>
        </w:rPr>
        <w:t>）まず“設定”を選択し、（②）“構成”を“Debug”に変更します。そして、（③）“発行”をクリックします。</w:t>
      </w:r>
      <w:r w:rsidR="007C6546">
        <w:rPr>
          <w:rFonts w:hint="eastAsia"/>
        </w:rPr>
        <w:t>Microsoft Azure側の実装が更新されます。これで、このステップの作業は完了です。</w:t>
      </w:r>
    </w:p>
    <w:p w14:paraId="21FC11D9" w14:textId="14929E06" w:rsidR="009B605A" w:rsidRDefault="009B605A" w:rsidP="00350FA9">
      <w:pPr>
        <w:widowControl/>
        <w:jc w:val="left"/>
        <w:rPr>
          <w:rStyle w:val="ab"/>
          <w:rFonts w:ascii="メイリオ" w:eastAsia="メイリオ" w:hAnsi="メイリオ" w:cs="ＭＳ 明朝"/>
          <w:color w:val="auto"/>
          <w:szCs w:val="20"/>
          <w:u w:val="none"/>
        </w:rPr>
      </w:pPr>
    </w:p>
    <w:p w14:paraId="57C51323" w14:textId="3E7C0014" w:rsidR="007C6546" w:rsidRDefault="007C6546">
      <w:pPr>
        <w:widowControl/>
        <w:jc w:val="left"/>
        <w:rPr>
          <w:rStyle w:val="ab"/>
          <w:rFonts w:ascii="メイリオ" w:eastAsia="メイリオ" w:hAnsi="メイリオ" w:cs="ＭＳ 明朝"/>
          <w:color w:val="auto"/>
          <w:szCs w:val="20"/>
          <w:u w:val="none"/>
        </w:rPr>
      </w:pPr>
      <w:r>
        <w:rPr>
          <w:rStyle w:val="ab"/>
          <w:rFonts w:ascii="メイリオ" w:eastAsia="メイリオ" w:hAnsi="メイリオ" w:cs="ＭＳ 明朝"/>
          <w:color w:val="auto"/>
          <w:szCs w:val="20"/>
          <w:u w:val="none"/>
        </w:rPr>
        <w:br w:type="page"/>
      </w:r>
    </w:p>
    <w:p w14:paraId="5066B084" w14:textId="48AAB5B6" w:rsidR="007C6546" w:rsidRDefault="007C6546" w:rsidP="007C6546">
      <w:pPr>
        <w:pStyle w:val="2"/>
        <w:spacing w:after="120"/>
      </w:pPr>
      <w:bookmarkStart w:id="16" w:name="_Toc410060092"/>
      <w:r>
        <w:rPr>
          <w:rFonts w:hint="eastAsia"/>
        </w:rPr>
        <w:lastRenderedPageBreak/>
        <w:t>.NET Micro Framework Emulator による接続</w:t>
      </w:r>
      <w:bookmarkEnd w:id="16"/>
    </w:p>
    <w:p w14:paraId="0E8EA0C8" w14:textId="1C81131E" w:rsidR="007C6546" w:rsidRDefault="007C6546" w:rsidP="007C6546">
      <w:pPr>
        <w:pStyle w:val="305"/>
        <w:spacing w:after="120"/>
        <w:ind w:leftChars="0" w:left="0"/>
      </w:pPr>
      <w:r>
        <w:rPr>
          <w:rFonts w:hint="eastAsia"/>
        </w:rPr>
        <w:t>一つ前のステップで作成した“</w:t>
      </w:r>
      <w:r w:rsidRPr="007C6546">
        <w:rPr>
          <w:rFonts w:hint="eastAsia"/>
          <w:i/>
        </w:rPr>
        <w:t>IoTCloud</w:t>
      </w:r>
      <w:r>
        <w:rPr>
          <w:rFonts w:hint="eastAsia"/>
        </w:rPr>
        <w:t>”にアクセスする組込み機器制御アプリを開発します。手始めに、PC上で動作する.NET Micro Framework Emulatorで接続を試みます。</w:t>
      </w:r>
    </w:p>
    <w:p w14:paraId="10BAD08E" w14:textId="77777777" w:rsidR="007C6546" w:rsidRDefault="007C6546" w:rsidP="007C6546">
      <w:pPr>
        <w:pStyle w:val="305"/>
        <w:spacing w:after="120"/>
        <w:ind w:leftChars="0" w:left="0"/>
      </w:pPr>
    </w:p>
    <w:p w14:paraId="69DF9E64" w14:textId="7265C06C" w:rsidR="007C6546" w:rsidRPr="006E1995" w:rsidRDefault="007C6546" w:rsidP="007C6546">
      <w:pPr>
        <w:pStyle w:val="3"/>
        <w:spacing w:after="120"/>
      </w:pPr>
      <w:r>
        <w:rPr>
          <w:rFonts w:hint="eastAsia"/>
        </w:rPr>
        <w:t>.NET Micro Framework プロジェクト作成</w:t>
      </w:r>
    </w:p>
    <w:p w14:paraId="42CC551E" w14:textId="4229B6B6" w:rsidR="007C6546" w:rsidRDefault="007C6546" w:rsidP="007C6546">
      <w:pPr>
        <w:pStyle w:val="305"/>
        <w:spacing w:after="120"/>
        <w:ind w:leftChars="0" w:left="420"/>
      </w:pPr>
      <w:r>
        <w:rPr>
          <w:rFonts w:hint="eastAsia"/>
        </w:rPr>
        <w:t>Visual Studio 2013を起動して、新規プロジェクトを作成します。プロジェクトテンプレートは、.NET Micro Framework の “</w:t>
      </w:r>
      <w:r w:rsidR="00AD7B7B">
        <w:rPr>
          <w:rFonts w:hint="eastAsia"/>
        </w:rPr>
        <w:t xml:space="preserve">Windows </w:t>
      </w:r>
      <w:r>
        <w:rPr>
          <w:rFonts w:hint="eastAsia"/>
        </w:rPr>
        <w:t>Application” テンプレートを使用します。</w:t>
      </w:r>
    </w:p>
    <w:p w14:paraId="6FDCD1CA" w14:textId="59903D6E" w:rsidR="007C6546" w:rsidRDefault="007C6546" w:rsidP="007C6546">
      <w:pPr>
        <w:pStyle w:val="305"/>
        <w:spacing w:after="120"/>
        <w:ind w:leftChars="0" w:left="420"/>
      </w:pPr>
      <w:r>
        <w:rPr>
          <w:rFonts w:hint="eastAsia"/>
          <w:noProof/>
        </w:rPr>
        <w:drawing>
          <wp:inline distT="0" distB="0" distL="0" distR="0" wp14:anchorId="0D917CEE" wp14:editId="1198088A">
            <wp:extent cx="3426249" cy="2225233"/>
            <wp:effectExtent l="0" t="0" r="3175" b="3810"/>
            <wp:docPr id="46" name="図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tep1-2-MFPT.png"/>
                    <pic:cNvPicPr/>
                  </pic:nvPicPr>
                  <pic:blipFill>
                    <a:blip r:embed="rId30">
                      <a:extLst>
                        <a:ext uri="{28A0092B-C50C-407E-A947-70E740481C1C}">
                          <a14:useLocalDpi xmlns:a14="http://schemas.microsoft.com/office/drawing/2010/main" val="0"/>
                        </a:ext>
                      </a:extLst>
                    </a:blip>
                    <a:stretch>
                      <a:fillRect/>
                    </a:stretch>
                  </pic:blipFill>
                  <pic:spPr>
                    <a:xfrm>
                      <a:off x="0" y="0"/>
                      <a:ext cx="3426249" cy="2225233"/>
                    </a:xfrm>
                    <a:prstGeom prst="rect">
                      <a:avLst/>
                    </a:prstGeom>
                  </pic:spPr>
                </pic:pic>
              </a:graphicData>
            </a:graphic>
          </wp:inline>
        </w:drawing>
      </w:r>
    </w:p>
    <w:p w14:paraId="3C4BEAB3" w14:textId="12D6B96F" w:rsidR="0039058E" w:rsidRDefault="0039058E" w:rsidP="007C6546">
      <w:pPr>
        <w:pStyle w:val="305"/>
        <w:spacing w:after="120"/>
        <w:ind w:leftChars="0" w:left="420"/>
      </w:pPr>
      <w:r>
        <w:rPr>
          <w:rFonts w:hint="eastAsia"/>
        </w:rPr>
        <w:t>作成されたプロジェクトの参照に、“System.Http”と“System.IO”という名前の.NETコンポーネントを加えます。</w:t>
      </w:r>
    </w:p>
    <w:p w14:paraId="108C46D7" w14:textId="2DC787F7" w:rsidR="007C6546" w:rsidRDefault="007C6546" w:rsidP="007C6546">
      <w:pPr>
        <w:pStyle w:val="305"/>
        <w:spacing w:after="120"/>
        <w:ind w:leftChars="0" w:left="420"/>
      </w:pPr>
      <w:r>
        <w:rPr>
          <w:rFonts w:hint="eastAsia"/>
        </w:rPr>
        <w:t>作成されたプロジェクトの、Program.csファイルを開きます。</w:t>
      </w:r>
      <w:r w:rsidR="0039058E">
        <w:rPr>
          <w:rFonts w:hint="eastAsia"/>
        </w:rPr>
        <w:t>このファイルの最後の、OnButtonUpというメソッドを以下のように変更します。</w:t>
      </w:r>
    </w:p>
    <w:p w14:paraId="6127D132" w14:textId="770D3D39" w:rsidR="00617044" w:rsidRPr="005207AE" w:rsidRDefault="00617044" w:rsidP="0039058E">
      <w:pPr>
        <w:pStyle w:val="15"/>
        <w:spacing w:before="0" w:beforeAutospacing="0"/>
        <w:rPr>
          <w:rFonts w:ascii="ＭＳ ゴシック" w:eastAsia="ＭＳ ゴシック" w:hAnsi="ＭＳ ゴシック"/>
          <w:b/>
          <w:color w:val="0000FF"/>
          <w:sz w:val="20"/>
          <w:szCs w:val="20"/>
          <w:highlight w:val="white"/>
        </w:rPr>
      </w:pPr>
      <w:r w:rsidRPr="005207AE">
        <w:rPr>
          <w:rFonts w:ascii="ＭＳ ゴシック" w:eastAsia="ＭＳ ゴシック" w:hAnsi="ＭＳ ゴシック" w:cs="ＭＳ ゴシック"/>
          <w:b/>
          <w:color w:val="0000FF"/>
          <w:sz w:val="20"/>
          <w:szCs w:val="20"/>
          <w:highlight w:val="white"/>
        </w:rPr>
        <w:t>static</w:t>
      </w:r>
      <w:r w:rsidRPr="005207AE">
        <w:rPr>
          <w:rFonts w:ascii="ＭＳ ゴシック" w:eastAsia="ＭＳ ゴシック" w:hAnsi="ＭＳ ゴシック" w:cs="ＭＳ ゴシック"/>
          <w:b/>
          <w:color w:val="000000"/>
          <w:sz w:val="20"/>
          <w:szCs w:val="20"/>
          <w:highlight w:val="white"/>
        </w:rPr>
        <w:t xml:space="preserve"> </w:t>
      </w:r>
      <w:r w:rsidRPr="005207AE">
        <w:rPr>
          <w:rFonts w:ascii="ＭＳ ゴシック" w:eastAsia="ＭＳ ゴシック" w:hAnsi="ＭＳ ゴシック" w:cs="ＭＳ ゴシック"/>
          <w:b/>
          <w:color w:val="2B91AF"/>
          <w:sz w:val="20"/>
          <w:szCs w:val="20"/>
          <w:highlight w:val="white"/>
        </w:rPr>
        <w:t>Guid</w:t>
      </w:r>
      <w:r w:rsidRPr="005207AE">
        <w:rPr>
          <w:rFonts w:ascii="ＭＳ ゴシック" w:eastAsia="ＭＳ ゴシック" w:hAnsi="ＭＳ ゴシック" w:cs="ＭＳ ゴシック"/>
          <w:b/>
          <w:color w:val="000000"/>
          <w:sz w:val="20"/>
          <w:szCs w:val="20"/>
          <w:highlight w:val="white"/>
        </w:rPr>
        <w:t xml:space="preserve"> deviceId = </w:t>
      </w:r>
      <w:r w:rsidRPr="005207AE">
        <w:rPr>
          <w:rFonts w:ascii="ＭＳ ゴシック" w:eastAsia="ＭＳ ゴシック" w:hAnsi="ＭＳ ゴシック" w:cs="ＭＳ ゴシック"/>
          <w:b/>
          <w:color w:val="0000FF"/>
          <w:sz w:val="20"/>
          <w:szCs w:val="20"/>
          <w:highlight w:val="white"/>
        </w:rPr>
        <w:t>new</w:t>
      </w:r>
      <w:r w:rsidRPr="005207AE">
        <w:rPr>
          <w:rFonts w:ascii="ＭＳ ゴシック" w:eastAsia="ＭＳ ゴシック" w:hAnsi="ＭＳ ゴシック" w:cs="ＭＳ ゴシック"/>
          <w:b/>
          <w:color w:val="000000"/>
          <w:sz w:val="20"/>
          <w:szCs w:val="20"/>
          <w:highlight w:val="white"/>
        </w:rPr>
        <w:t xml:space="preserve"> </w:t>
      </w:r>
      <w:r w:rsidRPr="005207AE">
        <w:rPr>
          <w:rFonts w:ascii="ＭＳ ゴシック" w:eastAsia="ＭＳ ゴシック" w:hAnsi="ＭＳ ゴシック" w:cs="ＭＳ ゴシック"/>
          <w:b/>
          <w:color w:val="2B91AF"/>
          <w:sz w:val="20"/>
          <w:szCs w:val="20"/>
          <w:highlight w:val="white"/>
        </w:rPr>
        <w:t>Guid</w:t>
      </w:r>
      <w:r w:rsidRPr="005207AE">
        <w:rPr>
          <w:rFonts w:ascii="ＭＳ ゴシック" w:eastAsia="ＭＳ ゴシック" w:hAnsi="ＭＳ ゴシック" w:cs="ＭＳ ゴシック"/>
          <w:b/>
          <w:color w:val="000000"/>
          <w:sz w:val="20"/>
          <w:szCs w:val="20"/>
          <w:highlight w:val="white"/>
        </w:rPr>
        <w:t>(</w:t>
      </w:r>
      <w:r w:rsidRPr="005207AE">
        <w:rPr>
          <w:rFonts w:ascii="ＭＳ ゴシック" w:eastAsia="ＭＳ ゴシック" w:hAnsi="ＭＳ ゴシック" w:cs="ＭＳ ゴシック" w:hint="eastAsia"/>
          <w:b/>
          <w:i/>
          <w:sz w:val="20"/>
          <w:szCs w:val="20"/>
          <w:highlight w:val="white"/>
        </w:rPr>
        <w:t>[GUIDのデータ列]</w:t>
      </w:r>
      <w:r w:rsidRPr="005207AE">
        <w:rPr>
          <w:rFonts w:ascii="ＭＳ ゴシック" w:eastAsia="ＭＳ ゴシック" w:hAnsi="ＭＳ ゴシック" w:cs="ＭＳ ゴシック"/>
          <w:b/>
          <w:color w:val="000000"/>
          <w:sz w:val="20"/>
          <w:szCs w:val="20"/>
          <w:highlight w:val="white"/>
        </w:rPr>
        <w:t>);</w:t>
      </w:r>
    </w:p>
    <w:p w14:paraId="4158F737" w14:textId="7FFC1297" w:rsidR="0039058E" w:rsidRPr="00617044" w:rsidRDefault="0039058E" w:rsidP="0039058E">
      <w:pPr>
        <w:pStyle w:val="15"/>
        <w:spacing w:before="0" w:beforeAutospacing="0"/>
        <w:rPr>
          <w:rFonts w:ascii="ＭＳ ゴシック" w:eastAsia="ＭＳ ゴシック" w:hAnsi="ＭＳ ゴシック"/>
          <w:sz w:val="20"/>
          <w:szCs w:val="20"/>
          <w:highlight w:val="white"/>
        </w:rPr>
      </w:pPr>
      <w:r w:rsidRPr="00617044">
        <w:rPr>
          <w:rFonts w:ascii="ＭＳ ゴシック" w:eastAsia="ＭＳ ゴシック" w:hAnsi="ＭＳ ゴシック"/>
          <w:color w:val="0000FF"/>
          <w:sz w:val="20"/>
          <w:szCs w:val="20"/>
          <w:highlight w:val="white"/>
        </w:rPr>
        <w:t>private</w:t>
      </w:r>
      <w:r w:rsidRPr="00617044">
        <w:rPr>
          <w:rFonts w:ascii="ＭＳ ゴシック" w:eastAsia="ＭＳ ゴシック" w:hAnsi="ＭＳ ゴシック"/>
          <w:sz w:val="20"/>
          <w:szCs w:val="20"/>
          <w:highlight w:val="white"/>
        </w:rPr>
        <w:t xml:space="preserve"> </w:t>
      </w:r>
      <w:r w:rsidRPr="00617044">
        <w:rPr>
          <w:rFonts w:ascii="ＭＳ ゴシック" w:eastAsia="ＭＳ ゴシック" w:hAnsi="ＭＳ ゴシック"/>
          <w:color w:val="0000FF"/>
          <w:sz w:val="20"/>
          <w:szCs w:val="20"/>
          <w:highlight w:val="white"/>
        </w:rPr>
        <w:t>void</w:t>
      </w:r>
      <w:r w:rsidRPr="00617044">
        <w:rPr>
          <w:rFonts w:ascii="ＭＳ ゴシック" w:eastAsia="ＭＳ ゴシック" w:hAnsi="ＭＳ ゴシック"/>
          <w:sz w:val="20"/>
          <w:szCs w:val="20"/>
          <w:highlight w:val="white"/>
        </w:rPr>
        <w:t xml:space="preserve"> OnButtonUp(</w:t>
      </w:r>
      <w:r w:rsidRPr="00617044">
        <w:rPr>
          <w:rFonts w:ascii="ＭＳ ゴシック" w:eastAsia="ＭＳ ゴシック" w:hAnsi="ＭＳ ゴシック"/>
          <w:color w:val="0000FF"/>
          <w:sz w:val="20"/>
          <w:szCs w:val="20"/>
          <w:highlight w:val="white"/>
        </w:rPr>
        <w:t>object</w:t>
      </w:r>
      <w:r w:rsidRPr="00617044">
        <w:rPr>
          <w:rFonts w:ascii="ＭＳ ゴシック" w:eastAsia="ＭＳ ゴシック" w:hAnsi="ＭＳ ゴシック"/>
          <w:sz w:val="20"/>
          <w:szCs w:val="20"/>
          <w:highlight w:val="white"/>
        </w:rPr>
        <w:t xml:space="preserve"> sender, </w:t>
      </w:r>
      <w:r w:rsidRPr="00617044">
        <w:rPr>
          <w:rFonts w:ascii="ＭＳ ゴシック" w:eastAsia="ＭＳ ゴシック" w:hAnsi="ＭＳ ゴシック"/>
          <w:color w:val="2B91AF"/>
          <w:sz w:val="20"/>
          <w:szCs w:val="20"/>
          <w:highlight w:val="white"/>
        </w:rPr>
        <w:t>RoutedEventArgs</w:t>
      </w:r>
      <w:r w:rsidRPr="00617044">
        <w:rPr>
          <w:rFonts w:ascii="ＭＳ ゴシック" w:eastAsia="ＭＳ ゴシック" w:hAnsi="ＭＳ ゴシック"/>
          <w:sz w:val="20"/>
          <w:szCs w:val="20"/>
          <w:highlight w:val="white"/>
        </w:rPr>
        <w:t xml:space="preserve"> evt)</w:t>
      </w:r>
    </w:p>
    <w:p w14:paraId="0D10BE11" w14:textId="00E6DE55" w:rsidR="0039058E" w:rsidRPr="00617044" w:rsidRDefault="0039058E" w:rsidP="0039058E">
      <w:pPr>
        <w:pStyle w:val="15"/>
        <w:spacing w:before="0" w:beforeAutospacing="0"/>
        <w:rPr>
          <w:rFonts w:ascii="ＭＳ ゴシック" w:eastAsia="ＭＳ ゴシック" w:hAnsi="ＭＳ ゴシック"/>
          <w:sz w:val="20"/>
          <w:szCs w:val="20"/>
          <w:highlight w:val="white"/>
        </w:rPr>
      </w:pPr>
      <w:r w:rsidRPr="00617044">
        <w:rPr>
          <w:rFonts w:ascii="ＭＳ ゴシック" w:eastAsia="ＭＳ ゴシック" w:hAnsi="ＭＳ ゴシック"/>
          <w:sz w:val="20"/>
          <w:szCs w:val="20"/>
          <w:highlight w:val="white"/>
        </w:rPr>
        <w:t>{</w:t>
      </w:r>
    </w:p>
    <w:p w14:paraId="565857C8" w14:textId="37218E9A" w:rsidR="0039058E" w:rsidRPr="00617044" w:rsidRDefault="0039058E" w:rsidP="0039058E">
      <w:pPr>
        <w:pStyle w:val="15"/>
        <w:spacing w:before="0" w:beforeAutospacing="0"/>
        <w:rPr>
          <w:rFonts w:ascii="ＭＳ ゴシック" w:eastAsia="ＭＳ ゴシック" w:hAnsi="ＭＳ ゴシック"/>
          <w:sz w:val="20"/>
          <w:szCs w:val="20"/>
          <w:highlight w:val="white"/>
        </w:rPr>
      </w:pPr>
      <w:r w:rsidRPr="00617044">
        <w:rPr>
          <w:rFonts w:ascii="ＭＳ ゴシック" w:eastAsia="ＭＳ ゴシック" w:hAnsi="ＭＳ ゴシック"/>
          <w:sz w:val="20"/>
          <w:szCs w:val="20"/>
          <w:highlight w:val="white"/>
        </w:rPr>
        <w:t xml:space="preserve">    </w:t>
      </w:r>
      <w:r w:rsidRPr="00617044">
        <w:rPr>
          <w:rFonts w:ascii="ＭＳ ゴシック" w:eastAsia="ＭＳ ゴシック" w:hAnsi="ＭＳ ゴシック"/>
          <w:color w:val="2B91AF"/>
          <w:sz w:val="20"/>
          <w:szCs w:val="20"/>
          <w:highlight w:val="white"/>
        </w:rPr>
        <w:t>ButtonEventArgs</w:t>
      </w:r>
      <w:r w:rsidRPr="00617044">
        <w:rPr>
          <w:rFonts w:ascii="ＭＳ ゴシック" w:eastAsia="ＭＳ ゴシック" w:hAnsi="ＭＳ ゴシック"/>
          <w:sz w:val="20"/>
          <w:szCs w:val="20"/>
          <w:highlight w:val="white"/>
        </w:rPr>
        <w:t xml:space="preserve"> e = (</w:t>
      </w:r>
      <w:r w:rsidRPr="00617044">
        <w:rPr>
          <w:rFonts w:ascii="ＭＳ ゴシック" w:eastAsia="ＭＳ ゴシック" w:hAnsi="ＭＳ ゴシック"/>
          <w:color w:val="2B91AF"/>
          <w:sz w:val="20"/>
          <w:szCs w:val="20"/>
          <w:highlight w:val="white"/>
        </w:rPr>
        <w:t>ButtonEventArgs</w:t>
      </w:r>
      <w:r w:rsidRPr="00617044">
        <w:rPr>
          <w:rFonts w:ascii="ＭＳ ゴシック" w:eastAsia="ＭＳ ゴシック" w:hAnsi="ＭＳ ゴシック"/>
          <w:sz w:val="20"/>
          <w:szCs w:val="20"/>
          <w:highlight w:val="white"/>
        </w:rPr>
        <w:t>)evt;</w:t>
      </w:r>
    </w:p>
    <w:p w14:paraId="162C8A0C" w14:textId="77777777" w:rsidR="0039058E" w:rsidRPr="00617044" w:rsidRDefault="0039058E" w:rsidP="0039058E">
      <w:pPr>
        <w:pStyle w:val="15"/>
        <w:spacing w:before="0" w:beforeAutospacing="0"/>
        <w:rPr>
          <w:rFonts w:ascii="ＭＳ ゴシック" w:eastAsia="ＭＳ ゴシック" w:hAnsi="ＭＳ ゴシック"/>
          <w:sz w:val="20"/>
          <w:szCs w:val="20"/>
          <w:highlight w:val="white"/>
        </w:rPr>
      </w:pPr>
    </w:p>
    <w:p w14:paraId="45B8A189" w14:textId="1A952F32" w:rsidR="0039058E" w:rsidRPr="00617044" w:rsidRDefault="0039058E" w:rsidP="0039058E">
      <w:pPr>
        <w:pStyle w:val="15"/>
        <w:spacing w:before="0" w:beforeAutospacing="0"/>
        <w:rPr>
          <w:rFonts w:ascii="ＭＳ ゴシック" w:eastAsia="ＭＳ ゴシック" w:hAnsi="ＭＳ ゴシック"/>
          <w:sz w:val="20"/>
          <w:szCs w:val="20"/>
          <w:highlight w:val="white"/>
        </w:rPr>
      </w:pPr>
      <w:r w:rsidRPr="00617044">
        <w:rPr>
          <w:rFonts w:ascii="ＭＳ ゴシック" w:eastAsia="ＭＳ ゴシック" w:hAnsi="ＭＳ ゴシック"/>
          <w:sz w:val="20"/>
          <w:szCs w:val="20"/>
          <w:highlight w:val="white"/>
        </w:rPr>
        <w:t xml:space="preserve">    </w:t>
      </w:r>
      <w:r w:rsidRPr="00617044">
        <w:rPr>
          <w:rFonts w:ascii="ＭＳ ゴシック" w:eastAsia="ＭＳ ゴシック" w:hAnsi="ＭＳ ゴシック"/>
          <w:color w:val="008000"/>
          <w:sz w:val="20"/>
          <w:szCs w:val="20"/>
          <w:highlight w:val="white"/>
        </w:rPr>
        <w:t>// Print the button code to the Visual Studio output window.</w:t>
      </w:r>
    </w:p>
    <w:p w14:paraId="5719E0EE" w14:textId="79A24CB2" w:rsidR="0039058E" w:rsidRPr="00617044" w:rsidRDefault="0039058E" w:rsidP="0039058E">
      <w:pPr>
        <w:pStyle w:val="15"/>
        <w:spacing w:before="0" w:beforeAutospacing="0"/>
        <w:rPr>
          <w:rFonts w:ascii="ＭＳ ゴシック" w:eastAsia="ＭＳ ゴシック" w:hAnsi="ＭＳ ゴシック"/>
          <w:sz w:val="20"/>
          <w:szCs w:val="20"/>
          <w:highlight w:val="white"/>
        </w:rPr>
      </w:pPr>
      <w:r w:rsidRPr="00617044">
        <w:rPr>
          <w:rFonts w:ascii="ＭＳ ゴシック" w:eastAsia="ＭＳ ゴシック" w:hAnsi="ＭＳ ゴシック"/>
          <w:sz w:val="20"/>
          <w:szCs w:val="20"/>
          <w:highlight w:val="white"/>
        </w:rPr>
        <w:t xml:space="preserve">    </w:t>
      </w:r>
      <w:r w:rsidRPr="00617044">
        <w:rPr>
          <w:rFonts w:ascii="ＭＳ ゴシック" w:eastAsia="ＭＳ ゴシック" w:hAnsi="ＭＳ ゴシック"/>
          <w:color w:val="2B91AF"/>
          <w:sz w:val="20"/>
          <w:szCs w:val="20"/>
          <w:highlight w:val="white"/>
        </w:rPr>
        <w:t>Debug</w:t>
      </w:r>
      <w:r w:rsidRPr="00617044">
        <w:rPr>
          <w:rFonts w:ascii="ＭＳ ゴシック" w:eastAsia="ＭＳ ゴシック" w:hAnsi="ＭＳ ゴシック"/>
          <w:sz w:val="20"/>
          <w:szCs w:val="20"/>
          <w:highlight w:val="white"/>
        </w:rPr>
        <w:t>.Print(e.Button.ToString());</w:t>
      </w:r>
    </w:p>
    <w:p w14:paraId="16D6F456" w14:textId="1FB8A7DA" w:rsidR="0039058E" w:rsidRPr="00617044" w:rsidRDefault="0039058E" w:rsidP="0039058E">
      <w:pPr>
        <w:pStyle w:val="15"/>
        <w:spacing w:before="0" w:beforeAutospacing="0"/>
        <w:rPr>
          <w:rFonts w:ascii="ＭＳ ゴシック" w:eastAsia="ＭＳ ゴシック" w:hAnsi="ＭＳ ゴシック"/>
          <w:sz w:val="20"/>
          <w:szCs w:val="20"/>
          <w:highlight w:val="white"/>
        </w:rPr>
      </w:pPr>
    </w:p>
    <w:p w14:paraId="0A0C1690" w14:textId="57C334BA" w:rsidR="0039058E" w:rsidRPr="00617044" w:rsidRDefault="0039058E" w:rsidP="0039058E">
      <w:pPr>
        <w:pStyle w:val="15"/>
        <w:spacing w:before="0" w:beforeAutospacing="0"/>
        <w:rPr>
          <w:rFonts w:ascii="ＭＳ ゴシック" w:eastAsia="ＭＳ ゴシック" w:hAnsi="ＭＳ ゴシック"/>
          <w:sz w:val="20"/>
          <w:szCs w:val="20"/>
          <w:highlight w:val="white"/>
        </w:rPr>
      </w:pPr>
      <w:r w:rsidRPr="00617044">
        <w:rPr>
          <w:rFonts w:ascii="ＭＳ ゴシック" w:eastAsia="ＭＳ ゴシック" w:hAnsi="ＭＳ ゴシック" w:hint="eastAsia"/>
          <w:sz w:val="20"/>
          <w:szCs w:val="20"/>
          <w:highlight w:val="white"/>
        </w:rPr>
        <w:t xml:space="preserve">    </w:t>
      </w:r>
      <w:r w:rsidRPr="00617044">
        <w:rPr>
          <w:rFonts w:ascii="ＭＳ ゴシック" w:eastAsia="ＭＳ ゴシック" w:hAnsi="ＭＳ ゴシック" w:hint="eastAsia"/>
          <w:color w:val="FF0000"/>
          <w:sz w:val="20"/>
          <w:szCs w:val="20"/>
          <w:highlight w:val="white"/>
        </w:rPr>
        <w:t>// 以下のコードを追加</w:t>
      </w:r>
    </w:p>
    <w:p w14:paraId="4F6853F8" w14:textId="7CF1FA8E" w:rsidR="0039058E" w:rsidRPr="005207AE" w:rsidRDefault="0039058E" w:rsidP="0039058E">
      <w:pPr>
        <w:pStyle w:val="15"/>
        <w:spacing w:before="0" w:beforeAutospacing="0"/>
        <w:rPr>
          <w:rFonts w:ascii="ＭＳ ゴシック" w:eastAsia="ＭＳ ゴシック" w:hAnsi="ＭＳ ゴシック"/>
          <w:b/>
          <w:sz w:val="20"/>
          <w:szCs w:val="20"/>
          <w:highlight w:val="white"/>
        </w:rPr>
      </w:pPr>
      <w:r w:rsidRPr="005207AE">
        <w:rPr>
          <w:rFonts w:ascii="ＭＳ ゴシック" w:eastAsia="ＭＳ ゴシック" w:hAnsi="ＭＳ ゴシック"/>
          <w:b/>
          <w:sz w:val="20"/>
          <w:szCs w:val="20"/>
          <w:highlight w:val="white"/>
        </w:rPr>
        <w:t xml:space="preserve">    </w:t>
      </w:r>
      <w:r w:rsidRPr="005207AE">
        <w:rPr>
          <w:rFonts w:ascii="ＭＳ ゴシック" w:eastAsia="ＭＳ ゴシック" w:hAnsi="ＭＳ ゴシック"/>
          <w:b/>
          <w:color w:val="0000FF"/>
          <w:sz w:val="20"/>
          <w:szCs w:val="20"/>
          <w:highlight w:val="white"/>
        </w:rPr>
        <w:t>var</w:t>
      </w:r>
      <w:r w:rsidRPr="005207AE">
        <w:rPr>
          <w:rFonts w:ascii="ＭＳ ゴシック" w:eastAsia="ＭＳ ゴシック" w:hAnsi="ＭＳ ゴシック"/>
          <w:b/>
          <w:sz w:val="20"/>
          <w:szCs w:val="20"/>
          <w:highlight w:val="white"/>
        </w:rPr>
        <w:t xml:space="preserve"> request = </w:t>
      </w:r>
      <w:r w:rsidRPr="005207AE">
        <w:rPr>
          <w:rFonts w:ascii="ＭＳ ゴシック" w:eastAsia="ＭＳ ゴシック" w:hAnsi="ＭＳ ゴシック"/>
          <w:b/>
          <w:color w:val="2B91AF"/>
          <w:sz w:val="20"/>
          <w:szCs w:val="20"/>
          <w:highlight w:val="white"/>
        </w:rPr>
        <w:t>HttpWebRequest</w:t>
      </w:r>
      <w:r w:rsidRPr="005207AE">
        <w:rPr>
          <w:rFonts w:ascii="ＭＳ ゴシック" w:eastAsia="ＭＳ ゴシック" w:hAnsi="ＭＳ ゴシック"/>
          <w:b/>
          <w:sz w:val="20"/>
          <w:szCs w:val="20"/>
          <w:highlight w:val="white"/>
        </w:rPr>
        <w:t>.Create(</w:t>
      </w:r>
      <w:r w:rsidRPr="005207AE">
        <w:rPr>
          <w:rFonts w:ascii="ＭＳ ゴシック" w:eastAsia="ＭＳ ゴシック" w:hAnsi="ＭＳ ゴシック"/>
          <w:b/>
          <w:color w:val="A31515"/>
          <w:sz w:val="20"/>
          <w:szCs w:val="20"/>
          <w:highlight w:val="white"/>
        </w:rPr>
        <w:t>"http://</w:t>
      </w:r>
      <w:r w:rsidR="00B77D4C" w:rsidRPr="00B77D4C">
        <w:rPr>
          <w:rFonts w:ascii="ＭＳ ゴシック" w:eastAsia="ＭＳ ゴシック" w:hAnsi="ＭＳ ゴシック"/>
          <w:b/>
          <w:color w:val="A31515"/>
          <w:sz w:val="20"/>
          <w:szCs w:val="20"/>
        </w:rPr>
        <w:t>egiotkitholservice.</w:t>
      </w:r>
      <w:r w:rsidRPr="005207AE">
        <w:rPr>
          <w:rFonts w:ascii="ＭＳ ゴシック" w:eastAsia="ＭＳ ゴシック" w:hAnsi="ＭＳ ゴシック"/>
          <w:b/>
          <w:color w:val="A31515"/>
          <w:sz w:val="20"/>
          <w:szCs w:val="20"/>
          <w:highlight w:val="white"/>
        </w:rPr>
        <w:t>azurewebsites.net/api/</w:t>
      </w:r>
      <w:ins w:id="17" w:author="作成者">
        <w:r w:rsidR="004417DD">
          <w:rPr>
            <w:rFonts w:ascii="ＭＳ ゴシック" w:eastAsia="ＭＳ ゴシック" w:hAnsi="ＭＳ ゴシック" w:hint="eastAsia"/>
            <w:b/>
            <w:color w:val="A31515"/>
            <w:sz w:val="20"/>
            <w:szCs w:val="20"/>
            <w:highlight w:val="white"/>
          </w:rPr>
          <w:t>Device</w:t>
        </w:r>
      </w:ins>
      <w:r w:rsidRPr="005207AE">
        <w:rPr>
          <w:rFonts w:ascii="ＭＳ ゴシック" w:eastAsia="ＭＳ ゴシック" w:hAnsi="ＭＳ ゴシック"/>
          <w:b/>
          <w:color w:val="A31515"/>
          <w:sz w:val="20"/>
          <w:szCs w:val="20"/>
          <w:highlight w:val="white"/>
        </w:rPr>
        <w:t>Connect"</w:t>
      </w:r>
      <w:r w:rsidRPr="005207AE">
        <w:rPr>
          <w:rFonts w:ascii="ＭＳ ゴシック" w:eastAsia="ＭＳ ゴシック" w:hAnsi="ＭＳ ゴシック"/>
          <w:b/>
          <w:sz w:val="20"/>
          <w:szCs w:val="20"/>
          <w:highlight w:val="white"/>
        </w:rPr>
        <w:t xml:space="preserve">) </w:t>
      </w:r>
      <w:r w:rsidRPr="005207AE">
        <w:rPr>
          <w:rFonts w:ascii="ＭＳ ゴシック" w:eastAsia="ＭＳ ゴシック" w:hAnsi="ＭＳ ゴシック"/>
          <w:b/>
          <w:color w:val="0000FF"/>
          <w:sz w:val="20"/>
          <w:szCs w:val="20"/>
          <w:highlight w:val="white"/>
        </w:rPr>
        <w:t>as</w:t>
      </w:r>
      <w:r w:rsidRPr="005207AE">
        <w:rPr>
          <w:rFonts w:ascii="ＭＳ ゴシック" w:eastAsia="ＭＳ ゴシック" w:hAnsi="ＭＳ ゴシック"/>
          <w:b/>
          <w:sz w:val="20"/>
          <w:szCs w:val="20"/>
          <w:highlight w:val="white"/>
        </w:rPr>
        <w:t xml:space="preserve"> </w:t>
      </w:r>
      <w:r w:rsidRPr="005207AE">
        <w:rPr>
          <w:rFonts w:ascii="ＭＳ ゴシック" w:eastAsia="ＭＳ ゴシック" w:hAnsi="ＭＳ ゴシック"/>
          <w:b/>
          <w:color w:val="2B91AF"/>
          <w:sz w:val="20"/>
          <w:szCs w:val="20"/>
          <w:highlight w:val="white"/>
        </w:rPr>
        <w:t>HttpWebRequest</w:t>
      </w:r>
      <w:r w:rsidRPr="005207AE">
        <w:rPr>
          <w:rFonts w:ascii="ＭＳ ゴシック" w:eastAsia="ＭＳ ゴシック" w:hAnsi="ＭＳ ゴシック"/>
          <w:b/>
          <w:sz w:val="20"/>
          <w:szCs w:val="20"/>
          <w:highlight w:val="white"/>
        </w:rPr>
        <w:t>;</w:t>
      </w:r>
    </w:p>
    <w:p w14:paraId="706A2AEE" w14:textId="43597197" w:rsidR="0039058E" w:rsidRPr="005207AE" w:rsidRDefault="0039058E" w:rsidP="0039058E">
      <w:pPr>
        <w:pStyle w:val="15"/>
        <w:spacing w:before="0" w:beforeAutospacing="0"/>
        <w:rPr>
          <w:rFonts w:ascii="ＭＳ ゴシック" w:eastAsia="ＭＳ ゴシック" w:hAnsi="ＭＳ ゴシック"/>
          <w:b/>
          <w:sz w:val="20"/>
          <w:szCs w:val="20"/>
          <w:highlight w:val="white"/>
        </w:rPr>
      </w:pPr>
      <w:r w:rsidRPr="005207AE">
        <w:rPr>
          <w:rFonts w:ascii="ＭＳ ゴシック" w:eastAsia="ＭＳ ゴシック" w:hAnsi="ＭＳ ゴシック"/>
          <w:b/>
          <w:sz w:val="20"/>
          <w:szCs w:val="20"/>
          <w:highlight w:val="white"/>
        </w:rPr>
        <w:t xml:space="preserve">    request.Headers.Add(</w:t>
      </w:r>
      <w:r w:rsidRPr="005207AE">
        <w:rPr>
          <w:rFonts w:ascii="ＭＳ ゴシック" w:eastAsia="ＭＳ ゴシック" w:hAnsi="ＭＳ ゴシック"/>
          <w:b/>
          <w:color w:val="A31515"/>
          <w:sz w:val="20"/>
          <w:szCs w:val="20"/>
          <w:highlight w:val="white"/>
        </w:rPr>
        <w:t>"device-id"</w:t>
      </w:r>
      <w:r w:rsidRPr="005207AE">
        <w:rPr>
          <w:rFonts w:ascii="ＭＳ ゴシック" w:eastAsia="ＭＳ ゴシック" w:hAnsi="ＭＳ ゴシック"/>
          <w:b/>
          <w:sz w:val="20"/>
          <w:szCs w:val="20"/>
          <w:highlight w:val="white"/>
        </w:rPr>
        <w:t xml:space="preserve">, </w:t>
      </w:r>
      <w:r w:rsidR="00617044" w:rsidRPr="005207AE">
        <w:rPr>
          <w:rFonts w:ascii="ＭＳ ゴシック" w:eastAsia="ＭＳ ゴシック" w:hAnsi="ＭＳ ゴシック" w:cs="ＭＳ ゴシック"/>
          <w:b/>
          <w:color w:val="000000"/>
          <w:sz w:val="20"/>
          <w:szCs w:val="20"/>
          <w:highlight w:val="white"/>
        </w:rPr>
        <w:t>deviceId.ToString()</w:t>
      </w:r>
      <w:r w:rsidRPr="005207AE">
        <w:rPr>
          <w:rFonts w:ascii="ＭＳ ゴシック" w:eastAsia="ＭＳ ゴシック" w:hAnsi="ＭＳ ゴシック"/>
          <w:b/>
          <w:sz w:val="20"/>
          <w:szCs w:val="20"/>
          <w:highlight w:val="white"/>
        </w:rPr>
        <w:t>);</w:t>
      </w:r>
    </w:p>
    <w:p w14:paraId="33FDE47F" w14:textId="73C9BB40" w:rsidR="0039058E" w:rsidRPr="005207AE" w:rsidRDefault="0039058E" w:rsidP="0039058E">
      <w:pPr>
        <w:pStyle w:val="15"/>
        <w:spacing w:before="0" w:beforeAutospacing="0"/>
        <w:rPr>
          <w:rFonts w:ascii="ＭＳ ゴシック" w:eastAsia="ＭＳ ゴシック" w:hAnsi="ＭＳ ゴシック"/>
          <w:b/>
          <w:sz w:val="20"/>
          <w:szCs w:val="20"/>
          <w:highlight w:val="white"/>
        </w:rPr>
      </w:pPr>
      <w:r w:rsidRPr="005207AE">
        <w:rPr>
          <w:rFonts w:ascii="ＭＳ ゴシック" w:eastAsia="ＭＳ ゴシック" w:hAnsi="ＭＳ ゴシック"/>
          <w:b/>
          <w:sz w:val="20"/>
          <w:szCs w:val="20"/>
          <w:highlight w:val="white"/>
        </w:rPr>
        <w:t xml:space="preserve">    request.Headers.Add(</w:t>
      </w:r>
      <w:r w:rsidRPr="005207AE">
        <w:rPr>
          <w:rFonts w:ascii="ＭＳ ゴシック" w:eastAsia="ＭＳ ゴシック" w:hAnsi="ＭＳ ゴシック"/>
          <w:b/>
          <w:color w:val="A31515"/>
          <w:sz w:val="20"/>
          <w:szCs w:val="20"/>
          <w:highlight w:val="white"/>
        </w:rPr>
        <w:t>"device-message"</w:t>
      </w:r>
      <w:r w:rsidRPr="005207AE">
        <w:rPr>
          <w:rFonts w:ascii="ＭＳ ゴシック" w:eastAsia="ＭＳ ゴシック" w:hAnsi="ＭＳ ゴシック"/>
          <w:b/>
          <w:sz w:val="20"/>
          <w:szCs w:val="20"/>
          <w:highlight w:val="white"/>
        </w:rPr>
        <w:t xml:space="preserve">, </w:t>
      </w:r>
      <w:r w:rsidRPr="005207AE">
        <w:rPr>
          <w:rFonts w:ascii="ＭＳ ゴシック" w:eastAsia="ＭＳ ゴシック" w:hAnsi="ＭＳ ゴシック"/>
          <w:b/>
          <w:color w:val="A31515"/>
          <w:sz w:val="20"/>
          <w:szCs w:val="20"/>
          <w:highlight w:val="white"/>
        </w:rPr>
        <w:t>"hello from emulator"</w:t>
      </w:r>
      <w:r w:rsidRPr="005207AE">
        <w:rPr>
          <w:rFonts w:ascii="ＭＳ ゴシック" w:eastAsia="ＭＳ ゴシック" w:hAnsi="ＭＳ ゴシック"/>
          <w:b/>
          <w:sz w:val="20"/>
          <w:szCs w:val="20"/>
          <w:highlight w:val="white"/>
        </w:rPr>
        <w:t>);</w:t>
      </w:r>
    </w:p>
    <w:p w14:paraId="2E33B5AD" w14:textId="28961BB1" w:rsidR="0039058E" w:rsidRPr="005207AE" w:rsidRDefault="0039058E" w:rsidP="0039058E">
      <w:pPr>
        <w:pStyle w:val="15"/>
        <w:spacing w:before="0" w:beforeAutospacing="0"/>
        <w:rPr>
          <w:rFonts w:ascii="ＭＳ ゴシック" w:eastAsia="ＭＳ ゴシック" w:hAnsi="ＭＳ ゴシック"/>
          <w:b/>
          <w:sz w:val="20"/>
          <w:szCs w:val="20"/>
          <w:highlight w:val="white"/>
        </w:rPr>
      </w:pPr>
      <w:r w:rsidRPr="005207AE">
        <w:rPr>
          <w:rFonts w:ascii="ＭＳ ゴシック" w:eastAsia="ＭＳ ゴシック" w:hAnsi="ＭＳ ゴシック"/>
          <w:b/>
          <w:sz w:val="20"/>
          <w:szCs w:val="20"/>
          <w:highlight w:val="white"/>
        </w:rPr>
        <w:t xml:space="preserve">    </w:t>
      </w:r>
      <w:r w:rsidRPr="005207AE">
        <w:rPr>
          <w:rFonts w:ascii="ＭＳ ゴシック" w:eastAsia="ＭＳ ゴシック" w:hAnsi="ＭＳ ゴシック"/>
          <w:b/>
          <w:color w:val="0000FF"/>
          <w:sz w:val="20"/>
          <w:szCs w:val="20"/>
          <w:highlight w:val="white"/>
        </w:rPr>
        <w:t>using</w:t>
      </w:r>
      <w:r w:rsidRPr="005207AE">
        <w:rPr>
          <w:rFonts w:ascii="ＭＳ ゴシック" w:eastAsia="ＭＳ ゴシック" w:hAnsi="ＭＳ ゴシック"/>
          <w:b/>
          <w:sz w:val="20"/>
          <w:szCs w:val="20"/>
          <w:highlight w:val="white"/>
        </w:rPr>
        <w:t xml:space="preserve"> (</w:t>
      </w:r>
      <w:r w:rsidRPr="005207AE">
        <w:rPr>
          <w:rFonts w:ascii="ＭＳ ゴシック" w:eastAsia="ＭＳ ゴシック" w:hAnsi="ＭＳ ゴシック"/>
          <w:b/>
          <w:color w:val="0000FF"/>
          <w:sz w:val="20"/>
          <w:szCs w:val="20"/>
          <w:highlight w:val="white"/>
        </w:rPr>
        <w:t>var</w:t>
      </w:r>
      <w:r w:rsidRPr="005207AE">
        <w:rPr>
          <w:rFonts w:ascii="ＭＳ ゴシック" w:eastAsia="ＭＳ ゴシック" w:hAnsi="ＭＳ ゴシック"/>
          <w:b/>
          <w:sz w:val="20"/>
          <w:szCs w:val="20"/>
          <w:highlight w:val="white"/>
        </w:rPr>
        <w:t xml:space="preserve"> response = request.GetResponse() </w:t>
      </w:r>
      <w:r w:rsidRPr="005207AE">
        <w:rPr>
          <w:rFonts w:ascii="ＭＳ ゴシック" w:eastAsia="ＭＳ ゴシック" w:hAnsi="ＭＳ ゴシック"/>
          <w:b/>
          <w:color w:val="0000FF"/>
          <w:sz w:val="20"/>
          <w:szCs w:val="20"/>
          <w:highlight w:val="white"/>
        </w:rPr>
        <w:t>as</w:t>
      </w:r>
      <w:r w:rsidRPr="005207AE">
        <w:rPr>
          <w:rFonts w:ascii="ＭＳ ゴシック" w:eastAsia="ＭＳ ゴシック" w:hAnsi="ＭＳ ゴシック"/>
          <w:b/>
          <w:sz w:val="20"/>
          <w:szCs w:val="20"/>
          <w:highlight w:val="white"/>
        </w:rPr>
        <w:t xml:space="preserve"> </w:t>
      </w:r>
      <w:r w:rsidRPr="005207AE">
        <w:rPr>
          <w:rFonts w:ascii="ＭＳ ゴシック" w:eastAsia="ＭＳ ゴシック" w:hAnsi="ＭＳ ゴシック"/>
          <w:b/>
          <w:color w:val="2B91AF"/>
          <w:sz w:val="20"/>
          <w:szCs w:val="20"/>
          <w:highlight w:val="white"/>
        </w:rPr>
        <w:t>HttpWebResponse</w:t>
      </w:r>
      <w:r w:rsidRPr="005207AE">
        <w:rPr>
          <w:rFonts w:ascii="ＭＳ ゴシック" w:eastAsia="ＭＳ ゴシック" w:hAnsi="ＭＳ ゴシック"/>
          <w:b/>
          <w:sz w:val="20"/>
          <w:szCs w:val="20"/>
          <w:highlight w:val="white"/>
        </w:rPr>
        <w:t>)</w:t>
      </w:r>
    </w:p>
    <w:p w14:paraId="10CD8A03" w14:textId="3D825C48" w:rsidR="0039058E" w:rsidRPr="005207AE" w:rsidRDefault="0039058E" w:rsidP="0039058E">
      <w:pPr>
        <w:pStyle w:val="15"/>
        <w:spacing w:before="0" w:beforeAutospacing="0"/>
        <w:rPr>
          <w:rFonts w:ascii="ＭＳ ゴシック" w:eastAsia="ＭＳ ゴシック" w:hAnsi="ＭＳ ゴシック"/>
          <w:b/>
          <w:sz w:val="20"/>
          <w:szCs w:val="20"/>
          <w:highlight w:val="white"/>
        </w:rPr>
      </w:pPr>
      <w:r w:rsidRPr="005207AE">
        <w:rPr>
          <w:rFonts w:ascii="ＭＳ ゴシック" w:eastAsia="ＭＳ ゴシック" w:hAnsi="ＭＳ ゴシック"/>
          <w:b/>
          <w:sz w:val="20"/>
          <w:szCs w:val="20"/>
          <w:highlight w:val="white"/>
        </w:rPr>
        <w:t xml:space="preserve">    {</w:t>
      </w:r>
    </w:p>
    <w:p w14:paraId="3834589A" w14:textId="39059E3C" w:rsidR="0039058E" w:rsidRPr="005207AE" w:rsidRDefault="0039058E" w:rsidP="0039058E">
      <w:pPr>
        <w:pStyle w:val="15"/>
        <w:spacing w:before="0" w:beforeAutospacing="0"/>
        <w:rPr>
          <w:rFonts w:ascii="ＭＳ ゴシック" w:eastAsia="ＭＳ ゴシック" w:hAnsi="ＭＳ ゴシック"/>
          <w:b/>
          <w:sz w:val="20"/>
          <w:szCs w:val="20"/>
          <w:highlight w:val="white"/>
        </w:rPr>
      </w:pPr>
      <w:r w:rsidRPr="005207AE">
        <w:rPr>
          <w:rFonts w:ascii="ＭＳ ゴシック" w:eastAsia="ＭＳ ゴシック" w:hAnsi="ＭＳ ゴシック"/>
          <w:b/>
          <w:sz w:val="20"/>
          <w:szCs w:val="20"/>
          <w:highlight w:val="white"/>
        </w:rPr>
        <w:t xml:space="preserve">        </w:t>
      </w:r>
      <w:r w:rsidRPr="005207AE">
        <w:rPr>
          <w:rFonts w:ascii="ＭＳ ゴシック" w:eastAsia="ＭＳ ゴシック" w:hAnsi="ＭＳ ゴシック"/>
          <w:b/>
          <w:color w:val="0000FF"/>
          <w:sz w:val="20"/>
          <w:szCs w:val="20"/>
          <w:highlight w:val="white"/>
        </w:rPr>
        <w:t>if</w:t>
      </w:r>
      <w:r w:rsidRPr="005207AE">
        <w:rPr>
          <w:rFonts w:ascii="ＭＳ ゴシック" w:eastAsia="ＭＳ ゴシック" w:hAnsi="ＭＳ ゴシック"/>
          <w:b/>
          <w:sz w:val="20"/>
          <w:szCs w:val="20"/>
          <w:highlight w:val="white"/>
        </w:rPr>
        <w:t xml:space="preserve"> (response.StatusCode == </w:t>
      </w:r>
      <w:r w:rsidRPr="005207AE">
        <w:rPr>
          <w:rFonts w:ascii="ＭＳ ゴシック" w:eastAsia="ＭＳ ゴシック" w:hAnsi="ＭＳ ゴシック"/>
          <w:b/>
          <w:color w:val="2B91AF"/>
          <w:sz w:val="20"/>
          <w:szCs w:val="20"/>
          <w:highlight w:val="white"/>
        </w:rPr>
        <w:t>HttpStatusCode</w:t>
      </w:r>
      <w:r w:rsidRPr="005207AE">
        <w:rPr>
          <w:rFonts w:ascii="ＭＳ ゴシック" w:eastAsia="ＭＳ ゴシック" w:hAnsi="ＭＳ ゴシック"/>
          <w:b/>
          <w:sz w:val="20"/>
          <w:szCs w:val="20"/>
          <w:highlight w:val="white"/>
        </w:rPr>
        <w:t>.OK)</w:t>
      </w:r>
    </w:p>
    <w:p w14:paraId="4B37D8AC" w14:textId="6FA79DAE" w:rsidR="0039058E" w:rsidRPr="005207AE" w:rsidRDefault="0039058E" w:rsidP="0039058E">
      <w:pPr>
        <w:pStyle w:val="15"/>
        <w:spacing w:before="0" w:beforeAutospacing="0"/>
        <w:rPr>
          <w:rFonts w:ascii="ＭＳ ゴシック" w:eastAsia="ＭＳ ゴシック" w:hAnsi="ＭＳ ゴシック"/>
          <w:b/>
          <w:sz w:val="20"/>
          <w:szCs w:val="20"/>
          <w:highlight w:val="white"/>
        </w:rPr>
      </w:pPr>
      <w:r w:rsidRPr="005207AE">
        <w:rPr>
          <w:rFonts w:ascii="ＭＳ ゴシック" w:eastAsia="ＭＳ ゴシック" w:hAnsi="ＭＳ ゴシック"/>
          <w:b/>
          <w:sz w:val="20"/>
          <w:szCs w:val="20"/>
          <w:highlight w:val="white"/>
        </w:rPr>
        <w:t xml:space="preserve">        {</w:t>
      </w:r>
    </w:p>
    <w:p w14:paraId="38801853" w14:textId="2AFE5666" w:rsidR="0039058E" w:rsidRPr="005207AE" w:rsidRDefault="0039058E" w:rsidP="0039058E">
      <w:pPr>
        <w:pStyle w:val="15"/>
        <w:spacing w:before="0" w:beforeAutospacing="0"/>
        <w:rPr>
          <w:rFonts w:ascii="ＭＳ ゴシック" w:eastAsia="ＭＳ ゴシック" w:hAnsi="ＭＳ ゴシック"/>
          <w:b/>
          <w:sz w:val="20"/>
          <w:szCs w:val="20"/>
          <w:highlight w:val="white"/>
        </w:rPr>
      </w:pPr>
      <w:r w:rsidRPr="005207AE">
        <w:rPr>
          <w:rFonts w:ascii="ＭＳ ゴシック" w:eastAsia="ＭＳ ゴシック" w:hAnsi="ＭＳ ゴシック"/>
          <w:b/>
          <w:sz w:val="20"/>
          <w:szCs w:val="20"/>
          <w:highlight w:val="white"/>
        </w:rPr>
        <w:t xml:space="preserve">            </w:t>
      </w:r>
      <w:r w:rsidRPr="005207AE">
        <w:rPr>
          <w:rFonts w:ascii="ＭＳ ゴシック" w:eastAsia="ＭＳ ゴシック" w:hAnsi="ＭＳ ゴシック"/>
          <w:b/>
          <w:color w:val="0000FF"/>
          <w:sz w:val="20"/>
          <w:szCs w:val="20"/>
          <w:highlight w:val="white"/>
        </w:rPr>
        <w:t>var</w:t>
      </w:r>
      <w:r w:rsidRPr="005207AE">
        <w:rPr>
          <w:rFonts w:ascii="ＭＳ ゴシック" w:eastAsia="ＭＳ ゴシック" w:hAnsi="ＭＳ ゴシック"/>
          <w:b/>
          <w:sz w:val="20"/>
          <w:szCs w:val="20"/>
          <w:highlight w:val="white"/>
        </w:rPr>
        <w:t xml:space="preserve"> reader = </w:t>
      </w:r>
      <w:r w:rsidRPr="005207AE">
        <w:rPr>
          <w:rFonts w:ascii="ＭＳ ゴシック" w:eastAsia="ＭＳ ゴシック" w:hAnsi="ＭＳ ゴシック"/>
          <w:b/>
          <w:color w:val="0000FF"/>
          <w:sz w:val="20"/>
          <w:szCs w:val="20"/>
          <w:highlight w:val="white"/>
        </w:rPr>
        <w:t>new</w:t>
      </w:r>
      <w:r w:rsidRPr="005207AE">
        <w:rPr>
          <w:rFonts w:ascii="ＭＳ ゴシック" w:eastAsia="ＭＳ ゴシック" w:hAnsi="ＭＳ ゴシック"/>
          <w:b/>
          <w:sz w:val="20"/>
          <w:szCs w:val="20"/>
          <w:highlight w:val="white"/>
        </w:rPr>
        <w:t xml:space="preserve"> </w:t>
      </w:r>
      <w:r w:rsidRPr="005207AE">
        <w:rPr>
          <w:rFonts w:ascii="ＭＳ ゴシック" w:eastAsia="ＭＳ ゴシック" w:hAnsi="ＭＳ ゴシック"/>
          <w:b/>
          <w:color w:val="2B91AF"/>
          <w:sz w:val="20"/>
          <w:szCs w:val="20"/>
          <w:highlight w:val="white"/>
        </w:rPr>
        <w:t>StreamReader</w:t>
      </w:r>
      <w:r w:rsidRPr="005207AE">
        <w:rPr>
          <w:rFonts w:ascii="ＭＳ ゴシック" w:eastAsia="ＭＳ ゴシック" w:hAnsi="ＭＳ ゴシック"/>
          <w:b/>
          <w:sz w:val="20"/>
          <w:szCs w:val="20"/>
          <w:highlight w:val="white"/>
        </w:rPr>
        <w:t>(response.GetResponseStream());</w:t>
      </w:r>
    </w:p>
    <w:p w14:paraId="2531F9D3" w14:textId="497D23A1" w:rsidR="0039058E" w:rsidRPr="005207AE" w:rsidRDefault="0039058E" w:rsidP="0039058E">
      <w:pPr>
        <w:pStyle w:val="15"/>
        <w:spacing w:before="0" w:beforeAutospacing="0"/>
        <w:rPr>
          <w:rFonts w:ascii="ＭＳ ゴシック" w:eastAsia="ＭＳ ゴシック" w:hAnsi="ＭＳ ゴシック"/>
          <w:b/>
          <w:sz w:val="20"/>
          <w:szCs w:val="20"/>
          <w:highlight w:val="white"/>
        </w:rPr>
      </w:pPr>
      <w:r w:rsidRPr="005207AE">
        <w:rPr>
          <w:rFonts w:ascii="ＭＳ ゴシック" w:eastAsia="ＭＳ ゴシック" w:hAnsi="ＭＳ ゴシック"/>
          <w:b/>
          <w:sz w:val="20"/>
          <w:szCs w:val="20"/>
          <w:highlight w:val="white"/>
        </w:rPr>
        <w:t xml:space="preserve">            </w:t>
      </w:r>
      <w:r w:rsidRPr="005207AE">
        <w:rPr>
          <w:rFonts w:ascii="ＭＳ ゴシック" w:eastAsia="ＭＳ ゴシック" w:hAnsi="ＭＳ ゴシック"/>
          <w:b/>
          <w:color w:val="0000FF"/>
          <w:sz w:val="20"/>
          <w:szCs w:val="20"/>
          <w:highlight w:val="white"/>
        </w:rPr>
        <w:t>string</w:t>
      </w:r>
      <w:r w:rsidRPr="005207AE">
        <w:rPr>
          <w:rFonts w:ascii="ＭＳ ゴシック" w:eastAsia="ＭＳ ゴシック" w:hAnsi="ＭＳ ゴシック"/>
          <w:b/>
          <w:sz w:val="20"/>
          <w:szCs w:val="20"/>
          <w:highlight w:val="white"/>
        </w:rPr>
        <w:t xml:space="preserve"> message = reader.ReadToEnd();</w:t>
      </w:r>
    </w:p>
    <w:p w14:paraId="0949ED0C" w14:textId="2F9A82E1" w:rsidR="0039058E" w:rsidRPr="005207AE" w:rsidRDefault="0039058E" w:rsidP="0039058E">
      <w:pPr>
        <w:pStyle w:val="15"/>
        <w:spacing w:before="0" w:beforeAutospacing="0"/>
        <w:rPr>
          <w:rFonts w:ascii="ＭＳ ゴシック" w:eastAsia="ＭＳ ゴシック" w:hAnsi="ＭＳ ゴシック"/>
          <w:b/>
          <w:sz w:val="20"/>
          <w:szCs w:val="20"/>
          <w:highlight w:val="white"/>
        </w:rPr>
      </w:pPr>
      <w:r w:rsidRPr="005207AE">
        <w:rPr>
          <w:rFonts w:ascii="ＭＳ ゴシック" w:eastAsia="ＭＳ ゴシック" w:hAnsi="ＭＳ ゴシック"/>
          <w:b/>
          <w:sz w:val="20"/>
          <w:szCs w:val="20"/>
          <w:highlight w:val="white"/>
        </w:rPr>
        <w:t xml:space="preserve">            </w:t>
      </w:r>
      <w:r w:rsidRPr="005207AE">
        <w:rPr>
          <w:rFonts w:ascii="ＭＳ ゴシック" w:eastAsia="ＭＳ ゴシック" w:hAnsi="ＭＳ ゴシック"/>
          <w:b/>
          <w:color w:val="2B91AF"/>
          <w:sz w:val="20"/>
          <w:szCs w:val="20"/>
          <w:highlight w:val="white"/>
        </w:rPr>
        <w:t>Debug</w:t>
      </w:r>
      <w:r w:rsidRPr="005207AE">
        <w:rPr>
          <w:rFonts w:ascii="ＭＳ ゴシック" w:eastAsia="ＭＳ ゴシック" w:hAnsi="ＭＳ ゴシック"/>
          <w:b/>
          <w:sz w:val="20"/>
          <w:szCs w:val="20"/>
          <w:highlight w:val="white"/>
        </w:rPr>
        <w:t>.Print(message);</w:t>
      </w:r>
    </w:p>
    <w:p w14:paraId="74178D38" w14:textId="6E84C3EC" w:rsidR="0039058E" w:rsidRPr="005207AE" w:rsidRDefault="0039058E" w:rsidP="0039058E">
      <w:pPr>
        <w:pStyle w:val="15"/>
        <w:spacing w:before="0" w:beforeAutospacing="0"/>
        <w:rPr>
          <w:rFonts w:ascii="ＭＳ ゴシック" w:eastAsia="ＭＳ ゴシック" w:hAnsi="ＭＳ ゴシック"/>
          <w:b/>
          <w:sz w:val="20"/>
          <w:szCs w:val="20"/>
          <w:highlight w:val="white"/>
        </w:rPr>
      </w:pPr>
      <w:r w:rsidRPr="005207AE">
        <w:rPr>
          <w:rFonts w:ascii="ＭＳ ゴシック" w:eastAsia="ＭＳ ゴシック" w:hAnsi="ＭＳ ゴシック"/>
          <w:b/>
          <w:sz w:val="20"/>
          <w:szCs w:val="20"/>
          <w:highlight w:val="white"/>
        </w:rPr>
        <w:t xml:space="preserve">        }</w:t>
      </w:r>
    </w:p>
    <w:p w14:paraId="46918F76" w14:textId="5DCB5E90" w:rsidR="0039058E" w:rsidRPr="005207AE" w:rsidRDefault="0039058E" w:rsidP="0039058E">
      <w:pPr>
        <w:pStyle w:val="15"/>
        <w:spacing w:before="0" w:beforeAutospacing="0"/>
        <w:rPr>
          <w:rFonts w:ascii="ＭＳ ゴシック" w:eastAsia="ＭＳ ゴシック" w:hAnsi="ＭＳ ゴシック"/>
          <w:b/>
          <w:sz w:val="20"/>
          <w:szCs w:val="20"/>
          <w:highlight w:val="white"/>
        </w:rPr>
      </w:pPr>
      <w:r w:rsidRPr="005207AE">
        <w:rPr>
          <w:rFonts w:ascii="ＭＳ ゴシック" w:eastAsia="ＭＳ ゴシック" w:hAnsi="ＭＳ ゴシック"/>
          <w:b/>
          <w:sz w:val="20"/>
          <w:szCs w:val="20"/>
          <w:highlight w:val="white"/>
        </w:rPr>
        <w:lastRenderedPageBreak/>
        <w:t xml:space="preserve">    }</w:t>
      </w:r>
    </w:p>
    <w:p w14:paraId="0B3AB83A" w14:textId="6D947F52" w:rsidR="0039058E" w:rsidRPr="00617044" w:rsidRDefault="0039058E" w:rsidP="0039058E">
      <w:pPr>
        <w:pStyle w:val="15"/>
        <w:spacing w:before="0" w:beforeAutospacing="0"/>
        <w:rPr>
          <w:rFonts w:ascii="ＭＳ ゴシック" w:eastAsia="ＭＳ ゴシック" w:hAnsi="ＭＳ ゴシック"/>
          <w:sz w:val="20"/>
          <w:szCs w:val="20"/>
          <w:highlight w:val="white"/>
        </w:rPr>
      </w:pPr>
      <w:r w:rsidRPr="00617044">
        <w:rPr>
          <w:rFonts w:ascii="ＭＳ ゴシック" w:eastAsia="ＭＳ ゴシック" w:hAnsi="ＭＳ ゴシック"/>
          <w:sz w:val="20"/>
          <w:szCs w:val="20"/>
          <w:highlight w:val="white"/>
        </w:rPr>
        <w:t>}</w:t>
      </w:r>
    </w:p>
    <w:p w14:paraId="6050E410" w14:textId="22A4C13F" w:rsidR="00617044" w:rsidRDefault="00B77D4C" w:rsidP="00617044">
      <w:pPr>
        <w:pStyle w:val="305"/>
        <w:spacing w:after="120"/>
        <w:ind w:leftChars="0" w:left="420"/>
      </w:pPr>
      <w:r w:rsidRPr="00617044">
        <w:rPr>
          <w:rFonts w:hint="eastAsia"/>
          <w:i/>
        </w:rPr>
        <w:t xml:space="preserve"> </w:t>
      </w:r>
      <w:r w:rsidR="00617044" w:rsidRPr="00617044">
        <w:rPr>
          <w:rFonts w:hint="eastAsia"/>
          <w:i/>
        </w:rPr>
        <w:t>[Guidのデータ列]</w:t>
      </w:r>
      <w:r w:rsidR="00617044">
        <w:rPr>
          <w:rFonts w:hint="eastAsia"/>
        </w:rPr>
        <w:t>は、Visual Studio の“Guidの作成”ツールを使って生成したデータ列で置き換えます。“Guidの作成”ツールは、ツールメニューの同名の項目を選択すると表示されます。</w:t>
      </w:r>
    </w:p>
    <w:p w14:paraId="3CA7845B" w14:textId="1B3F6FE4" w:rsidR="00617044" w:rsidRDefault="00617044" w:rsidP="007C6546">
      <w:pPr>
        <w:pStyle w:val="305"/>
        <w:spacing w:after="120"/>
        <w:ind w:leftChars="0" w:left="420"/>
      </w:pPr>
      <w:r>
        <w:rPr>
          <w:rFonts w:hint="eastAsia"/>
          <w:noProof/>
        </w:rPr>
        <w:drawing>
          <wp:inline distT="0" distB="0" distL="0" distR="0" wp14:anchorId="6BB44AED" wp14:editId="6A74478B">
            <wp:extent cx="2304488" cy="1597290"/>
            <wp:effectExtent l="0" t="0" r="635" b="3175"/>
            <wp:docPr id="52" name="図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tep1-2-Guid.png"/>
                    <pic:cNvPicPr/>
                  </pic:nvPicPr>
                  <pic:blipFill>
                    <a:blip r:embed="rId31">
                      <a:extLst>
                        <a:ext uri="{28A0092B-C50C-407E-A947-70E740481C1C}">
                          <a14:useLocalDpi xmlns:a14="http://schemas.microsoft.com/office/drawing/2010/main" val="0"/>
                        </a:ext>
                      </a:extLst>
                    </a:blip>
                    <a:stretch>
                      <a:fillRect/>
                    </a:stretch>
                  </pic:blipFill>
                  <pic:spPr>
                    <a:xfrm>
                      <a:off x="0" y="0"/>
                      <a:ext cx="2304488" cy="1597290"/>
                    </a:xfrm>
                    <a:prstGeom prst="rect">
                      <a:avLst/>
                    </a:prstGeom>
                  </pic:spPr>
                </pic:pic>
              </a:graphicData>
            </a:graphic>
          </wp:inline>
        </w:drawing>
      </w:r>
    </w:p>
    <w:p w14:paraId="09E98973" w14:textId="0EE7D746" w:rsidR="00617044" w:rsidRDefault="00617044" w:rsidP="007C6546">
      <w:pPr>
        <w:pStyle w:val="305"/>
        <w:spacing w:after="120"/>
        <w:ind w:leftChars="0" w:left="420"/>
      </w:pPr>
      <w:r>
        <w:rPr>
          <w:rFonts w:hint="eastAsia"/>
        </w:rPr>
        <w:t>ま</w:t>
      </w:r>
      <w:r w:rsidR="00116974">
        <w:rPr>
          <w:rFonts w:hint="eastAsia"/>
        </w:rPr>
        <w:t>ず、１の形式を選択し、“コピー”をクリックします。ノートパッドやテキストエディタにペーストし</w:t>
      </w:r>
    </w:p>
    <w:p w14:paraId="5155788B" w14:textId="7735BC5F" w:rsidR="00116974" w:rsidRDefault="00116974" w:rsidP="007C6546">
      <w:pPr>
        <w:pStyle w:val="305"/>
        <w:spacing w:after="120"/>
        <w:ind w:leftChars="0" w:left="420"/>
      </w:pPr>
      <w:r>
        <w:rPr>
          <w:rFonts w:hint="eastAsia"/>
          <w:noProof/>
        </w:rPr>
        <w:drawing>
          <wp:inline distT="0" distB="0" distL="0" distR="0" wp14:anchorId="638887D0" wp14:editId="7C2E86A1">
            <wp:extent cx="4237087" cy="585267"/>
            <wp:effectExtent l="0" t="0" r="0" b="5715"/>
            <wp:docPr id="53" name="図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Step1-2－Guid-Gen.png"/>
                    <pic:cNvPicPr/>
                  </pic:nvPicPr>
                  <pic:blipFill>
                    <a:blip r:embed="rId32">
                      <a:extLst>
                        <a:ext uri="{28A0092B-C50C-407E-A947-70E740481C1C}">
                          <a14:useLocalDpi xmlns:a14="http://schemas.microsoft.com/office/drawing/2010/main" val="0"/>
                        </a:ext>
                      </a:extLst>
                    </a:blip>
                    <a:stretch>
                      <a:fillRect/>
                    </a:stretch>
                  </pic:blipFill>
                  <pic:spPr>
                    <a:xfrm>
                      <a:off x="0" y="0"/>
                      <a:ext cx="4237087" cy="585267"/>
                    </a:xfrm>
                    <a:prstGeom prst="rect">
                      <a:avLst/>
                    </a:prstGeom>
                  </pic:spPr>
                </pic:pic>
              </a:graphicData>
            </a:graphic>
          </wp:inline>
        </w:drawing>
      </w:r>
    </w:p>
    <w:p w14:paraId="1838A626" w14:textId="7E8D5421" w:rsidR="00116974" w:rsidRDefault="00116974" w:rsidP="00116974">
      <w:pPr>
        <w:pStyle w:val="305"/>
        <w:spacing w:after="120"/>
        <w:ind w:leftChars="0" w:left="420"/>
      </w:pPr>
      <w:r>
        <w:rPr>
          <w:rFonts w:hint="eastAsia"/>
        </w:rPr>
        <w:t>赤い点線で囲った部分を</w:t>
      </w:r>
      <w:r w:rsidRPr="00116974">
        <w:rPr>
          <w:rFonts w:hint="eastAsia"/>
          <w:i/>
        </w:rPr>
        <w:t>[Guidのデータ列]</w:t>
      </w:r>
      <w:r>
        <w:rPr>
          <w:rFonts w:hint="eastAsia"/>
        </w:rPr>
        <w:t>にコピーします。</w:t>
      </w:r>
    </w:p>
    <w:p w14:paraId="0EE178D1" w14:textId="6F3A3FC4" w:rsidR="00116974" w:rsidRDefault="00116974" w:rsidP="00497FEC">
      <w:pPr>
        <w:pStyle w:val="15"/>
      </w:pPr>
      <w:r>
        <w:rPr>
          <w:rFonts w:hint="eastAsia"/>
        </w:rPr>
        <w:t>上記のコードをそのままテキストエディタで入力した場合、</w:t>
      </w:r>
    </w:p>
    <w:p w14:paraId="28AD29E8" w14:textId="66E57034" w:rsidR="00116974" w:rsidRDefault="00116974" w:rsidP="00497FEC">
      <w:pPr>
        <w:pStyle w:val="15"/>
      </w:pPr>
      <w:r>
        <w:rPr>
          <w:rFonts w:hint="eastAsia"/>
          <w:noProof/>
        </w:rPr>
        <w:drawing>
          <wp:inline distT="0" distB="0" distL="0" distR="0" wp14:anchorId="62AE5553" wp14:editId="133991E6">
            <wp:extent cx="1780186" cy="377985"/>
            <wp:effectExtent l="0" t="0" r="0" b="3175"/>
            <wp:docPr id="54" name="図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tep-1-2-NotUsing.png"/>
                    <pic:cNvPicPr/>
                  </pic:nvPicPr>
                  <pic:blipFill>
                    <a:blip r:embed="rId33">
                      <a:extLst>
                        <a:ext uri="{28A0092B-C50C-407E-A947-70E740481C1C}">
                          <a14:useLocalDpi xmlns:a14="http://schemas.microsoft.com/office/drawing/2010/main" val="0"/>
                        </a:ext>
                      </a:extLst>
                    </a:blip>
                    <a:stretch>
                      <a:fillRect/>
                    </a:stretch>
                  </pic:blipFill>
                  <pic:spPr>
                    <a:xfrm>
                      <a:off x="0" y="0"/>
                      <a:ext cx="1780186" cy="377985"/>
                    </a:xfrm>
                    <a:prstGeom prst="rect">
                      <a:avLst/>
                    </a:prstGeom>
                  </pic:spPr>
                </pic:pic>
              </a:graphicData>
            </a:graphic>
          </wp:inline>
        </w:drawing>
      </w:r>
    </w:p>
    <w:p w14:paraId="229ED616" w14:textId="77496DEC" w:rsidR="00116974" w:rsidRDefault="00116974" w:rsidP="00497FEC">
      <w:pPr>
        <w:pStyle w:val="15"/>
      </w:pPr>
      <w:r>
        <w:rPr>
          <w:rFonts w:hint="eastAsia"/>
        </w:rPr>
        <w:t>のように、クラス名等でで、赤い波線が表示される個所があります。コンパイル時エラーとなります。これは、このクラスが属する名前空間がusing宣言されていなことに起因します。この場合は、赤い波線が表示されている文字列にカーソルを移動し、マウスをその文字列に重ねて左下に移動します。すると左下に</w:t>
      </w:r>
      <w:r w:rsidR="00497FEC">
        <w:rPr>
          <w:rFonts w:hint="eastAsia"/>
        </w:rPr>
        <w:t>“選択した項目をバインドするオプション”と表示されるので、黒い下向きの▼をマウスでクリックして、表示された“using</w:t>
      </w:r>
      <w:r w:rsidR="00497FEC">
        <w:t xml:space="preserve"> …”</w:t>
      </w:r>
      <w:r w:rsidR="00497FEC">
        <w:rPr>
          <w:rFonts w:hint="eastAsia"/>
        </w:rPr>
        <w:t>を選択します。この操作でソースコードの先頭付近に必要なusing宣言が追加され、赤い波線は消え、コンパイルが通るようになります。”using…</w:t>
      </w:r>
      <w:r w:rsidR="00497FEC">
        <w:t>”</w:t>
      </w:r>
      <w:r w:rsidR="00497FEC">
        <w:rPr>
          <w:rFonts w:hint="eastAsia"/>
        </w:rPr>
        <w:t>が表示されない場合は、必要なコンポーネントが追加されていないことが原因です。今一度、System.HttpとSystem.IOが参照追加されているか確認しましょう。</w:t>
      </w:r>
    </w:p>
    <w:p w14:paraId="211CE69D" w14:textId="77777777" w:rsidR="00497FEC" w:rsidRPr="00116974" w:rsidRDefault="00497FEC" w:rsidP="00116974">
      <w:pPr>
        <w:pStyle w:val="305"/>
        <w:spacing w:after="120"/>
        <w:ind w:leftChars="0" w:left="420"/>
      </w:pPr>
    </w:p>
    <w:p w14:paraId="7055A8CE" w14:textId="2595EDA4" w:rsidR="009E1595" w:rsidRPr="006E1995" w:rsidRDefault="009E1595" w:rsidP="009E1595">
      <w:pPr>
        <w:pStyle w:val="3"/>
        <w:spacing w:after="120"/>
        <w:ind w:left="800"/>
      </w:pPr>
      <w:r>
        <w:rPr>
          <w:rFonts w:hint="eastAsia"/>
        </w:rPr>
        <w:t>接続テスト</w:t>
      </w:r>
    </w:p>
    <w:p w14:paraId="76C7AF44" w14:textId="77777777" w:rsidR="0082784D" w:rsidRDefault="009E1595" w:rsidP="009E1595">
      <w:pPr>
        <w:pStyle w:val="305"/>
        <w:spacing w:after="120"/>
        <w:ind w:leftChars="0" w:left="420"/>
      </w:pPr>
      <w:r>
        <w:rPr>
          <w:rFonts w:hint="eastAsia"/>
        </w:rPr>
        <w:t>以上で、クラウド側、組込み機器側の両方で準備が出来たので、接続試験を行います。</w:t>
      </w:r>
    </w:p>
    <w:p w14:paraId="09187AD8" w14:textId="41AA5513" w:rsidR="00540C9F" w:rsidRDefault="00540C9F" w:rsidP="00540C9F">
      <w:pPr>
        <w:pStyle w:val="305"/>
        <w:spacing w:after="120"/>
        <w:ind w:leftChars="0" w:left="420"/>
      </w:pPr>
      <w:r>
        <w:rPr>
          <w:rFonts w:hint="eastAsia"/>
        </w:rPr>
        <w:t>ここでは、Visual Studio を二つ起動して使います。それぞれで、“IotCloud”プロジェクトと、.NET Micro Framework Emulator向けプロジェクトを扱います。簡単のため、後者をNETMFアプリと呼ぶことにします。</w:t>
      </w:r>
    </w:p>
    <w:p w14:paraId="241648B0" w14:textId="37304F30" w:rsidR="0082784D" w:rsidRDefault="0082784D" w:rsidP="009E1595">
      <w:pPr>
        <w:pStyle w:val="305"/>
        <w:spacing w:after="120"/>
        <w:ind w:leftChars="0" w:left="420"/>
      </w:pPr>
      <w:r>
        <w:rPr>
          <w:rFonts w:hint="eastAsia"/>
        </w:rPr>
        <w:t>まずは</w:t>
      </w:r>
      <w:r w:rsidR="00540C9F">
        <w:rPr>
          <w:rFonts w:hint="eastAsia"/>
        </w:rPr>
        <w:t>NETMFアプリ</w:t>
      </w:r>
      <w:r>
        <w:rPr>
          <w:rFonts w:hint="eastAsia"/>
        </w:rPr>
        <w:t>の</w:t>
      </w:r>
      <w:r w:rsidR="00B77D4C">
        <w:rPr>
          <w:rFonts w:hint="eastAsia"/>
        </w:rPr>
        <w:t>単体</w:t>
      </w:r>
      <w:r>
        <w:rPr>
          <w:rFonts w:hint="eastAsia"/>
        </w:rPr>
        <w:t>テストを行います。</w:t>
      </w:r>
      <w:r w:rsidR="00B77D4C">
        <w:rPr>
          <w:rFonts w:hint="eastAsia"/>
        </w:rPr>
        <w:t>このステップを踏んで、組込み機器側のアプリケーションが正しく動作することを確認してから、クラウド側も含めたテストを行う、といった流れです。</w:t>
      </w:r>
    </w:p>
    <w:p w14:paraId="7FD07B87" w14:textId="5488E422" w:rsidR="0082784D" w:rsidRDefault="00B77D4C" w:rsidP="009E1595">
      <w:pPr>
        <w:pStyle w:val="305"/>
        <w:spacing w:after="120"/>
        <w:ind w:leftChars="0" w:left="420"/>
      </w:pPr>
      <w:r>
        <w:rPr>
          <w:rFonts w:hint="eastAsia"/>
        </w:rPr>
        <w:t>先程作成したコードのHttpWebRequestのCreate（）メソッドの引数のURLの部分は、この一連のハンズオントレーニング向けのテスト用に用意した、Azure上で動作しているWeb サービスです。</w:t>
      </w:r>
    </w:p>
    <w:p w14:paraId="40D451E5" w14:textId="44BC0F36" w:rsidR="00B77D4C" w:rsidRDefault="00B77D4C" w:rsidP="00B77D4C">
      <w:pPr>
        <w:pStyle w:val="305"/>
        <w:spacing w:after="120"/>
        <w:ind w:leftChars="0" w:left="420"/>
      </w:pPr>
      <w:r>
        <w:rPr>
          <w:rFonts w:hint="eastAsia"/>
        </w:rPr>
        <w:t>NETMFアプリのプロジェクト側のVisual Studioで、Program.csを開き、ブレークポイントを設定し</w:t>
      </w:r>
      <w:r>
        <w:rPr>
          <w:rFonts w:hint="eastAsia"/>
        </w:rPr>
        <w:lastRenderedPageBreak/>
        <w:t>ます。</w:t>
      </w:r>
    </w:p>
    <w:p w14:paraId="2C569902" w14:textId="77777777" w:rsidR="00B77D4C" w:rsidRDefault="00B77D4C" w:rsidP="00B77D4C">
      <w:pPr>
        <w:pStyle w:val="305"/>
        <w:spacing w:after="120"/>
        <w:ind w:leftChars="0" w:left="420"/>
      </w:pPr>
      <w:r>
        <w:rPr>
          <w:rFonts w:hint="eastAsia"/>
        </w:rPr>
        <w:t>※“ブレークポイント”とは、プログラムのデバッグ時、実行を一旦止める行へのマークのことです。</w:t>
      </w:r>
    </w:p>
    <w:p w14:paraId="11389AE6" w14:textId="77777777" w:rsidR="00B77D4C" w:rsidRPr="009E1595" w:rsidRDefault="00B77D4C" w:rsidP="00B77D4C">
      <w:pPr>
        <w:pStyle w:val="305"/>
        <w:spacing w:after="120"/>
        <w:ind w:leftChars="0" w:left="420"/>
      </w:pPr>
    </w:p>
    <w:p w14:paraId="439B33BC" w14:textId="77777777" w:rsidR="00B77D4C" w:rsidRDefault="00B77D4C" w:rsidP="00B77D4C">
      <w:pPr>
        <w:pStyle w:val="305"/>
        <w:spacing w:after="120"/>
        <w:ind w:leftChars="0" w:left="420"/>
      </w:pPr>
      <w:r>
        <w:rPr>
          <w:noProof/>
        </w:rPr>
        <w:drawing>
          <wp:inline distT="0" distB="0" distL="0" distR="0" wp14:anchorId="66A2EA76" wp14:editId="1309AF46">
            <wp:extent cx="2298391" cy="1944793"/>
            <wp:effectExtent l="0" t="0" r="0" b="0"/>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tep1-2-BPSet.png"/>
                    <pic:cNvPicPr/>
                  </pic:nvPicPr>
                  <pic:blipFill>
                    <a:blip r:embed="rId34">
                      <a:extLst>
                        <a:ext uri="{28A0092B-C50C-407E-A947-70E740481C1C}">
                          <a14:useLocalDpi xmlns:a14="http://schemas.microsoft.com/office/drawing/2010/main" val="0"/>
                        </a:ext>
                      </a:extLst>
                    </a:blip>
                    <a:stretch>
                      <a:fillRect/>
                    </a:stretch>
                  </pic:blipFill>
                  <pic:spPr>
                    <a:xfrm>
                      <a:off x="0" y="0"/>
                      <a:ext cx="2298391" cy="1944793"/>
                    </a:xfrm>
                    <a:prstGeom prst="rect">
                      <a:avLst/>
                    </a:prstGeom>
                  </pic:spPr>
                </pic:pic>
              </a:graphicData>
            </a:graphic>
          </wp:inline>
        </w:drawing>
      </w:r>
    </w:p>
    <w:p w14:paraId="341C8665" w14:textId="77777777" w:rsidR="00B77D4C" w:rsidRDefault="00B77D4C" w:rsidP="00B77D4C">
      <w:pPr>
        <w:pStyle w:val="305"/>
        <w:spacing w:after="120"/>
        <w:ind w:leftChars="0" w:left="420"/>
      </w:pPr>
      <w:r>
        <w:rPr>
          <w:rFonts w:hint="eastAsia"/>
        </w:rPr>
        <w:t>ブレークポイントの設定は、設定したい行にカーソルを移動し、“F9”キーを押下するか、マウスでテキストエディタの左端の狭い帯をクリックすれば設定可能です。</w:t>
      </w:r>
    </w:p>
    <w:p w14:paraId="455C9507" w14:textId="77777777" w:rsidR="00B77D4C" w:rsidRDefault="00B77D4C" w:rsidP="00B77D4C">
      <w:pPr>
        <w:pStyle w:val="305"/>
        <w:spacing w:after="120"/>
        <w:ind w:leftChars="0" w:left="420"/>
      </w:pPr>
      <w:r>
        <w:t>v</w:t>
      </w:r>
      <w:r>
        <w:rPr>
          <w:rFonts w:hint="eastAsia"/>
        </w:rPr>
        <w:t xml:space="preserve">ar </w:t>
      </w:r>
      <w:r>
        <w:t>request = HttpWebRequest.Create…</w:t>
      </w:r>
    </w:p>
    <w:p w14:paraId="0BCDFA33" w14:textId="1ECED0C9" w:rsidR="00B77D4C" w:rsidRDefault="00B77D4C" w:rsidP="00B77D4C">
      <w:pPr>
        <w:pStyle w:val="305"/>
        <w:spacing w:after="120"/>
        <w:ind w:leftChars="0" w:left="420"/>
      </w:pPr>
      <w:r>
        <w:rPr>
          <w:rFonts w:hint="eastAsia"/>
        </w:rPr>
        <w:t>の行にブレークポイントを設定してください。</w:t>
      </w:r>
    </w:p>
    <w:p w14:paraId="78042308" w14:textId="39285A3E" w:rsidR="00B77D4C" w:rsidRDefault="00E32C0F" w:rsidP="00B77D4C">
      <w:pPr>
        <w:pStyle w:val="305"/>
        <w:spacing w:after="120"/>
        <w:ind w:leftChars="0" w:left="420"/>
      </w:pPr>
      <w:r>
        <w:rPr>
          <w:rFonts w:hint="eastAsia"/>
        </w:rPr>
        <w:t>そして</w:t>
      </w:r>
      <w:r w:rsidR="00B77D4C">
        <w:rPr>
          <w:rFonts w:hint="eastAsia"/>
        </w:rPr>
        <w:t>、NETMFアプリを実行します。“F5”キー（デバッグの開始）を押下等して、実行開始を指示します。</w:t>
      </w:r>
    </w:p>
    <w:p w14:paraId="51C0E610" w14:textId="77777777" w:rsidR="00B77D4C" w:rsidRDefault="00B77D4C" w:rsidP="00B77D4C">
      <w:pPr>
        <w:pStyle w:val="305"/>
        <w:spacing w:after="120"/>
        <w:ind w:leftChars="0" w:left="420"/>
      </w:pPr>
      <w:r>
        <w:rPr>
          <w:rFonts w:hint="eastAsia"/>
          <w:noProof/>
        </w:rPr>
        <w:drawing>
          <wp:inline distT="0" distB="0" distL="0" distR="0" wp14:anchorId="7595D450" wp14:editId="0FFEF0A2">
            <wp:extent cx="1737511" cy="2810500"/>
            <wp:effectExtent l="0" t="0" r="0" b="9525"/>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tep1-2-MFEmu.png"/>
                    <pic:cNvPicPr/>
                  </pic:nvPicPr>
                  <pic:blipFill>
                    <a:blip r:embed="rId35">
                      <a:extLst>
                        <a:ext uri="{28A0092B-C50C-407E-A947-70E740481C1C}">
                          <a14:useLocalDpi xmlns:a14="http://schemas.microsoft.com/office/drawing/2010/main" val="0"/>
                        </a:ext>
                      </a:extLst>
                    </a:blip>
                    <a:stretch>
                      <a:fillRect/>
                    </a:stretch>
                  </pic:blipFill>
                  <pic:spPr>
                    <a:xfrm>
                      <a:off x="0" y="0"/>
                      <a:ext cx="1737511" cy="2810500"/>
                    </a:xfrm>
                    <a:prstGeom prst="rect">
                      <a:avLst/>
                    </a:prstGeom>
                  </pic:spPr>
                </pic:pic>
              </a:graphicData>
            </a:graphic>
          </wp:inline>
        </w:drawing>
      </w:r>
    </w:p>
    <w:p w14:paraId="456AC129" w14:textId="77777777" w:rsidR="00540C9F" w:rsidRDefault="00B77D4C" w:rsidP="00B77D4C">
      <w:pPr>
        <w:pStyle w:val="305"/>
        <w:spacing w:after="120"/>
        <w:ind w:leftChars="0" w:left="420"/>
      </w:pPr>
      <w:r>
        <w:rPr>
          <w:rFonts w:hint="eastAsia"/>
        </w:rPr>
        <w:t>.NET Micro Framework のエミュレータが起動します。</w:t>
      </w:r>
    </w:p>
    <w:p w14:paraId="7046CCE6" w14:textId="2FC80955" w:rsidR="00B77D4C" w:rsidRDefault="00540C9F" w:rsidP="008A5241">
      <w:pPr>
        <w:pStyle w:val="15"/>
      </w:pPr>
      <w:r>
        <w:rPr>
          <w:rFonts w:hint="eastAsia"/>
        </w:rPr>
        <w:t>※起動しない場合は、ソリューションエクスプローラで、プロジェクトアイコンを右クリックし、”プロパティ“を</w:t>
      </w:r>
      <w:r w:rsidR="008A5241">
        <w:rPr>
          <w:rFonts w:hint="eastAsia"/>
        </w:rPr>
        <w:t>選択します。</w:t>
      </w:r>
    </w:p>
    <w:p w14:paraId="281AC132" w14:textId="300B7B0D" w:rsidR="008A5241" w:rsidRDefault="008A5241" w:rsidP="008A5241">
      <w:pPr>
        <w:pStyle w:val="15"/>
      </w:pPr>
      <w:r>
        <w:rPr>
          <w:rFonts w:hint="eastAsia"/>
          <w:noProof/>
        </w:rPr>
        <w:lastRenderedPageBreak/>
        <w:drawing>
          <wp:inline distT="0" distB="0" distL="0" distR="0" wp14:anchorId="437C5E6A" wp14:editId="293BF978">
            <wp:extent cx="2597121" cy="920576"/>
            <wp:effectExtent l="0" t="0" r="0" b="0"/>
            <wp:docPr id="21" name="図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tep1-3-Emulator.png"/>
                    <pic:cNvPicPr/>
                  </pic:nvPicPr>
                  <pic:blipFill>
                    <a:blip r:embed="rId36">
                      <a:extLst>
                        <a:ext uri="{28A0092B-C50C-407E-A947-70E740481C1C}">
                          <a14:useLocalDpi xmlns:a14="http://schemas.microsoft.com/office/drawing/2010/main" val="0"/>
                        </a:ext>
                      </a:extLst>
                    </a:blip>
                    <a:stretch>
                      <a:fillRect/>
                    </a:stretch>
                  </pic:blipFill>
                  <pic:spPr>
                    <a:xfrm>
                      <a:off x="0" y="0"/>
                      <a:ext cx="2597121" cy="920576"/>
                    </a:xfrm>
                    <a:prstGeom prst="rect">
                      <a:avLst/>
                    </a:prstGeom>
                  </pic:spPr>
                </pic:pic>
              </a:graphicData>
            </a:graphic>
          </wp:inline>
        </w:drawing>
      </w:r>
    </w:p>
    <w:p w14:paraId="7CDE4688" w14:textId="627B5C62" w:rsidR="008A5241" w:rsidRDefault="008A5241" w:rsidP="008A5241">
      <w:pPr>
        <w:pStyle w:val="15"/>
      </w:pPr>
      <w:r>
        <w:rPr>
          <w:rFonts w:hint="eastAsia"/>
        </w:rPr>
        <w:t>.NET Micro Frameworkをクリックし、“Transport”を“Emulator”に、“Device”を“Microsoft Emulator”に設定してください。</w:t>
      </w:r>
    </w:p>
    <w:p w14:paraId="5D4A971B" w14:textId="77777777" w:rsidR="008A5241" w:rsidRDefault="008A5241" w:rsidP="00B77D4C">
      <w:pPr>
        <w:pStyle w:val="305"/>
        <w:spacing w:after="120"/>
        <w:ind w:leftChars="0" w:left="420"/>
      </w:pPr>
    </w:p>
    <w:p w14:paraId="672F92A2" w14:textId="77777777" w:rsidR="00B77D4C" w:rsidRDefault="00B77D4C" w:rsidP="00B77D4C">
      <w:pPr>
        <w:pStyle w:val="305"/>
        <w:spacing w:after="120"/>
        <w:ind w:leftChars="0" w:left="420"/>
      </w:pPr>
      <w:r>
        <w:rPr>
          <w:rFonts w:hint="eastAsia"/>
        </w:rPr>
        <w:t>“Hello World”が表示されたら、赤い点線で囲まれたボタン、どれでもよいのでクリックしてください。クリックが終わった時点で、NETMFアプリを開いているVisual Studioが表示され、</w:t>
      </w:r>
    </w:p>
    <w:p w14:paraId="27192D17" w14:textId="77777777" w:rsidR="00B77D4C" w:rsidRDefault="00B77D4C" w:rsidP="00B77D4C">
      <w:pPr>
        <w:pStyle w:val="305"/>
        <w:spacing w:after="120"/>
        <w:ind w:leftChars="0" w:left="420"/>
      </w:pPr>
      <w:r>
        <w:rPr>
          <w:rFonts w:hint="eastAsia"/>
          <w:noProof/>
        </w:rPr>
        <w:drawing>
          <wp:inline distT="0" distB="0" distL="0" distR="0" wp14:anchorId="42623C29" wp14:editId="4DAACB68">
            <wp:extent cx="2359356" cy="1280271"/>
            <wp:effectExtent l="0" t="0" r="3175" b="0"/>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tep1-2-Debug1.png"/>
                    <pic:cNvPicPr/>
                  </pic:nvPicPr>
                  <pic:blipFill>
                    <a:blip r:embed="rId37">
                      <a:extLst>
                        <a:ext uri="{28A0092B-C50C-407E-A947-70E740481C1C}">
                          <a14:useLocalDpi xmlns:a14="http://schemas.microsoft.com/office/drawing/2010/main" val="0"/>
                        </a:ext>
                      </a:extLst>
                    </a:blip>
                    <a:stretch>
                      <a:fillRect/>
                    </a:stretch>
                  </pic:blipFill>
                  <pic:spPr>
                    <a:xfrm>
                      <a:off x="0" y="0"/>
                      <a:ext cx="2359356" cy="1280271"/>
                    </a:xfrm>
                    <a:prstGeom prst="rect">
                      <a:avLst/>
                    </a:prstGeom>
                  </pic:spPr>
                </pic:pic>
              </a:graphicData>
            </a:graphic>
          </wp:inline>
        </w:drawing>
      </w:r>
    </w:p>
    <w:p w14:paraId="0BE395D6" w14:textId="77777777" w:rsidR="00B77D4C" w:rsidRDefault="00B77D4C" w:rsidP="00B77D4C">
      <w:pPr>
        <w:pStyle w:val="305"/>
        <w:spacing w:after="120"/>
        <w:ind w:leftChars="0" w:left="420"/>
      </w:pPr>
      <w:r>
        <w:rPr>
          <w:rFonts w:hint="eastAsia"/>
        </w:rPr>
        <w:t>設定しておいたブレークポイントの行がハイライトされ、実行が停止します。“F10”キー（ステップオーバー）押下で、処理を行ごとに進めていきます。</w:t>
      </w:r>
    </w:p>
    <w:p w14:paraId="34F7FB59" w14:textId="77777777" w:rsidR="00B77D4C" w:rsidRDefault="00B77D4C" w:rsidP="00B77D4C">
      <w:pPr>
        <w:pStyle w:val="305"/>
        <w:spacing w:after="120"/>
        <w:ind w:leftChars="0" w:left="420"/>
      </w:pPr>
      <w:r>
        <w:rPr>
          <w:rFonts w:hint="eastAsia"/>
          <w:noProof/>
        </w:rPr>
        <w:drawing>
          <wp:inline distT="0" distB="0" distL="0" distR="0" wp14:anchorId="2C4A3ECE" wp14:editId="37583F80">
            <wp:extent cx="2383743" cy="853514"/>
            <wp:effectExtent l="0" t="0" r="0" b="3810"/>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tep1-2-Debug2.png"/>
                    <pic:cNvPicPr/>
                  </pic:nvPicPr>
                  <pic:blipFill>
                    <a:blip r:embed="rId38">
                      <a:extLst>
                        <a:ext uri="{28A0092B-C50C-407E-A947-70E740481C1C}">
                          <a14:useLocalDpi xmlns:a14="http://schemas.microsoft.com/office/drawing/2010/main" val="0"/>
                        </a:ext>
                      </a:extLst>
                    </a:blip>
                    <a:stretch>
                      <a:fillRect/>
                    </a:stretch>
                  </pic:blipFill>
                  <pic:spPr>
                    <a:xfrm>
                      <a:off x="0" y="0"/>
                      <a:ext cx="2383743" cy="853514"/>
                    </a:xfrm>
                    <a:prstGeom prst="rect">
                      <a:avLst/>
                    </a:prstGeom>
                  </pic:spPr>
                </pic:pic>
              </a:graphicData>
            </a:graphic>
          </wp:inline>
        </w:drawing>
      </w:r>
    </w:p>
    <w:p w14:paraId="7DA055FE" w14:textId="7924721F" w:rsidR="00B77D4C" w:rsidRDefault="00B77D4C" w:rsidP="00B77D4C">
      <w:pPr>
        <w:pStyle w:val="305"/>
        <w:spacing w:after="120"/>
        <w:ind w:leftChars="0" w:left="420"/>
      </w:pPr>
      <w:r>
        <w:rPr>
          <w:rFonts w:hint="eastAsia"/>
        </w:rPr>
        <w:t>追加した一連のコードを順番に実行していき、response.StatusCode</w:t>
      </w:r>
      <w:r w:rsidR="00016C82">
        <w:rPr>
          <w:rFonts w:hint="eastAsia"/>
        </w:rPr>
        <w:t>が</w:t>
      </w:r>
      <w:r>
        <w:rPr>
          <w:rFonts w:hint="eastAsia"/>
        </w:rPr>
        <w:t>OKであるこ</w:t>
      </w:r>
      <w:r w:rsidR="00016C82">
        <w:rPr>
          <w:rFonts w:hint="eastAsia"/>
        </w:rPr>
        <w:t xml:space="preserve">とを確認し、StreamReaderで取り出した、Webサービスから送られたデータが、“Hello </w:t>
      </w:r>
      <w:r w:rsidR="00016C82">
        <w:t xml:space="preserve">– </w:t>
      </w:r>
      <w:r w:rsidR="00016C82" w:rsidRPr="00016C82">
        <w:rPr>
          <w:i/>
        </w:rPr>
        <w:t>Guid</w:t>
      </w:r>
      <w:r w:rsidR="00016C82">
        <w:t>”</w:t>
      </w:r>
      <w:r w:rsidR="00016C82">
        <w:rPr>
          <w:rFonts w:hint="eastAsia"/>
        </w:rPr>
        <w:t>であることを確認してください。Debug.Printで、”出力ビュー“にこの表示がされたら、動作確認終了です。</w:t>
      </w:r>
    </w:p>
    <w:p w14:paraId="063AFA30" w14:textId="3F2F3862" w:rsidR="00016C82" w:rsidRDefault="00016C82" w:rsidP="00540C9F">
      <w:pPr>
        <w:pStyle w:val="15"/>
      </w:pPr>
      <w:r>
        <w:rPr>
          <w:rFonts w:hint="eastAsia"/>
        </w:rPr>
        <w:t>※この一連のコードを実行した際、Emulatorからdevice-idとして送信されたGUIDの値はAzure上に蓄積されます。送られたデータのうち、</w:t>
      </w:r>
      <w:r>
        <w:t>device-id</w:t>
      </w:r>
      <w:r>
        <w:rPr>
          <w:rFonts w:hint="eastAsia"/>
        </w:rPr>
        <w:t>とアクセスした時間以外のデータは一切保持しておりません。</w:t>
      </w:r>
      <w:r w:rsidR="005721A9">
        <w:rPr>
          <w:rFonts w:hint="eastAsia"/>
        </w:rPr>
        <w:t>保持したデータは、このトレーニングの質向上の目的においてのみ使用します。</w:t>
      </w:r>
    </w:p>
    <w:p w14:paraId="3E8E8F2C" w14:textId="77777777" w:rsidR="00540C9F" w:rsidRDefault="00540C9F" w:rsidP="00B77D4C">
      <w:pPr>
        <w:pStyle w:val="305"/>
        <w:spacing w:after="120"/>
        <w:ind w:leftChars="0" w:left="420"/>
      </w:pPr>
    </w:p>
    <w:p w14:paraId="79BE2B25" w14:textId="26FF2E39" w:rsidR="00016C82" w:rsidRDefault="00016C82" w:rsidP="00B77D4C">
      <w:pPr>
        <w:pStyle w:val="305"/>
        <w:spacing w:after="120"/>
        <w:ind w:leftChars="0" w:left="420"/>
      </w:pPr>
      <w:r>
        <w:rPr>
          <w:rFonts w:hint="eastAsia"/>
        </w:rPr>
        <w:t>うまく動かない場合は、開発しているPCのネットワーク接続の確認や、</w:t>
      </w:r>
      <w:hyperlink r:id="rId39" w:history="1">
        <w:r w:rsidRPr="000045EF">
          <w:rPr>
            <w:rStyle w:val="ab"/>
          </w:rPr>
          <w:t>http://aka.ms/IoTKitHoL</w:t>
        </w:r>
      </w:hyperlink>
      <w:r>
        <w:t xml:space="preserve"> </w:t>
      </w:r>
      <w:r>
        <w:rPr>
          <w:rFonts w:hint="eastAsia"/>
        </w:rPr>
        <w:t>にサービスの停止情報等をご確認ください。</w:t>
      </w:r>
      <w:r w:rsidR="00E32C0F">
        <w:rPr>
          <w:rFonts w:hint="eastAsia"/>
        </w:rPr>
        <w:t>ブラウザで、</w:t>
      </w:r>
      <w:hyperlink r:id="rId40" w:history="1">
        <w:r w:rsidR="00E32C0F" w:rsidRPr="000045EF">
          <w:rPr>
            <w:rStyle w:val="ab"/>
          </w:rPr>
          <w:t>http://egiotkitholservice.azurewebsites.net/</w:t>
        </w:r>
      </w:hyperlink>
      <w:r w:rsidR="00E32C0F">
        <w:rPr>
          <w:rFonts w:hint="eastAsia"/>
        </w:rPr>
        <w:t xml:space="preserve"> が開けるかも確認をお願いします。</w:t>
      </w:r>
    </w:p>
    <w:p w14:paraId="1083A9F2" w14:textId="2D26B19B" w:rsidR="00016C82" w:rsidRDefault="00016C82" w:rsidP="00B77D4C">
      <w:pPr>
        <w:pStyle w:val="305"/>
        <w:spacing w:after="120"/>
        <w:ind w:leftChars="0" w:left="420"/>
      </w:pPr>
      <w:r>
        <w:rPr>
          <w:rFonts w:hint="eastAsia"/>
        </w:rPr>
        <w:t>組込み機器側のアプリケーションが正しく動作することを確認した後は、クラウド側も含めた接続テストを行います。</w:t>
      </w:r>
    </w:p>
    <w:p w14:paraId="5C1ACE6B" w14:textId="498B8B9D" w:rsidR="00E32C0F" w:rsidRDefault="005E780F" w:rsidP="00B77D4C">
      <w:pPr>
        <w:pStyle w:val="305"/>
        <w:spacing w:after="120"/>
        <w:ind w:leftChars="0" w:left="420"/>
      </w:pPr>
      <w:r>
        <w:rPr>
          <w:rFonts w:hint="eastAsia"/>
        </w:rPr>
        <w:t>デバッグをいったん終了（メニューバーの■ボタンをクリック）し、</w:t>
      </w:r>
      <w:r w:rsidR="00E32C0F">
        <w:rPr>
          <w:rFonts w:hint="eastAsia"/>
        </w:rPr>
        <w:t>HttpWebRequestのCreateメソッドの引数の“http://...</w:t>
      </w:r>
      <w:r w:rsidR="00E32C0F">
        <w:t xml:space="preserve">” </w:t>
      </w:r>
      <w:r w:rsidR="00E32C0F">
        <w:rPr>
          <w:rFonts w:hint="eastAsia"/>
        </w:rPr>
        <w:t>の部分を、</w:t>
      </w:r>
    </w:p>
    <w:p w14:paraId="7E175995" w14:textId="77777777" w:rsidR="00540C9F" w:rsidRDefault="00530418" w:rsidP="00530418">
      <w:pPr>
        <w:pStyle w:val="305"/>
        <w:spacing w:after="120"/>
        <w:ind w:leftChars="0" w:left="420"/>
      </w:pPr>
      <w:r>
        <w:rPr>
          <w:rFonts w:hint="eastAsia"/>
        </w:rPr>
        <w:t>、</w:t>
      </w:r>
      <w:hyperlink r:id="rId41" w:history="1">
        <w:r w:rsidRPr="00062FFE">
          <w:rPr>
            <w:rStyle w:val="ab"/>
            <w:rFonts w:hint="eastAsia"/>
          </w:rPr>
          <w:t>http://</w:t>
        </w:r>
        <w:r w:rsidRPr="0039058E">
          <w:rPr>
            <w:rStyle w:val="ab"/>
            <w:rFonts w:hint="eastAsia"/>
            <w:i/>
          </w:rPr>
          <w:t>[IoTCloud]</w:t>
        </w:r>
        <w:r w:rsidRPr="00062FFE">
          <w:rPr>
            <w:rStyle w:val="ab"/>
          </w:rPr>
          <w:t>.azurewebsites.net/api/Connect</w:t>
        </w:r>
      </w:hyperlink>
      <w:r>
        <w:t xml:space="preserve"> </w:t>
      </w:r>
    </w:p>
    <w:p w14:paraId="5EFE7E67" w14:textId="546F1AFA" w:rsidR="00530418" w:rsidRDefault="00540C9F" w:rsidP="00530418">
      <w:pPr>
        <w:pStyle w:val="305"/>
        <w:spacing w:after="120"/>
        <w:ind w:leftChars="0" w:left="420"/>
      </w:pPr>
      <w:r>
        <w:rPr>
          <w:rFonts w:hint="eastAsia"/>
        </w:rPr>
        <w:t>に変更します。</w:t>
      </w:r>
      <w:r w:rsidR="00530418">
        <w:t>”</w:t>
      </w:r>
      <w:r w:rsidR="00530418" w:rsidRPr="0039058E">
        <w:rPr>
          <w:i/>
        </w:rPr>
        <w:t>[IotCloud]</w:t>
      </w:r>
      <w:r w:rsidR="00530418">
        <w:t>”</w:t>
      </w:r>
      <w:r w:rsidR="00530418">
        <w:rPr>
          <w:rFonts w:hint="eastAsia"/>
        </w:rPr>
        <w:t>の部分を、1.1で作成したWebサイト名に置き換えてください。このテキ</w:t>
      </w:r>
      <w:r w:rsidR="00530418">
        <w:rPr>
          <w:rFonts w:hint="eastAsia"/>
        </w:rPr>
        <w:lastRenderedPageBreak/>
        <w:t>ストではWebサイト名は、“IoTCloud4881”という名前でMicrosoft Azure上で作成されていたので、この文字列は、</w:t>
      </w:r>
      <w:hyperlink r:id="rId42" w:history="1">
        <w:r w:rsidR="00530418" w:rsidRPr="00062FFE">
          <w:rPr>
            <w:rStyle w:val="ab"/>
            <w:rFonts w:hint="eastAsia"/>
          </w:rPr>
          <w:t>http://IoTCloud4881.azurewebsites.net/api/Connect</w:t>
        </w:r>
      </w:hyperlink>
      <w:r w:rsidR="00530418">
        <w:t xml:space="preserve"> </w:t>
      </w:r>
      <w:r w:rsidR="00530418">
        <w:rPr>
          <w:rFonts w:hint="eastAsia"/>
        </w:rPr>
        <w:t>という文字列に置き換えることになります。</w:t>
      </w:r>
    </w:p>
    <w:p w14:paraId="64441FAA" w14:textId="77777777" w:rsidR="00530418" w:rsidRDefault="00530418" w:rsidP="00530418">
      <w:pPr>
        <w:pStyle w:val="305"/>
        <w:spacing w:after="120"/>
        <w:ind w:leftChars="0" w:left="420"/>
      </w:pPr>
      <w:r>
        <w:rPr>
          <w:rFonts w:hint="eastAsia"/>
        </w:rPr>
        <w:t>※プロジェクト名ではなく、Webサイト名であることに注意してください。</w:t>
      </w:r>
    </w:p>
    <w:p w14:paraId="18A4FC63" w14:textId="537D8BF2" w:rsidR="00E32C0F" w:rsidRPr="00E32C0F" w:rsidRDefault="00530418" w:rsidP="00B77D4C">
      <w:pPr>
        <w:pStyle w:val="305"/>
        <w:spacing w:after="120"/>
        <w:ind w:leftChars="0" w:left="420"/>
      </w:pPr>
      <w:r>
        <w:rPr>
          <w:rFonts w:hint="eastAsia"/>
        </w:rPr>
        <w:t>修正が完了したら</w:t>
      </w:r>
      <w:r w:rsidR="005E780F">
        <w:rPr>
          <w:rFonts w:hint="eastAsia"/>
        </w:rPr>
        <w:t>、再度、“F5”等でデバッグ実行してください。</w:t>
      </w:r>
    </w:p>
    <w:p w14:paraId="78146789" w14:textId="77777777" w:rsidR="005E780F" w:rsidRDefault="00E32C0F" w:rsidP="00B77D4C">
      <w:pPr>
        <w:pStyle w:val="305"/>
        <w:spacing w:after="120"/>
        <w:ind w:leftChars="0" w:left="420"/>
      </w:pPr>
      <w:r>
        <w:rPr>
          <w:rFonts w:hint="eastAsia"/>
        </w:rPr>
        <w:t>NETMFのプロジェクトをVisual Studioで開い</w:t>
      </w:r>
      <w:r w:rsidR="005E780F">
        <w:rPr>
          <w:rFonts w:hint="eastAsia"/>
        </w:rPr>
        <w:t>てデバッグ実行し</w:t>
      </w:r>
      <w:r>
        <w:rPr>
          <w:rFonts w:hint="eastAsia"/>
        </w:rPr>
        <w:t>たまま、もう一つVisual Studioを起動して、IoTCloudプロジェクトを開きます。</w:t>
      </w:r>
    </w:p>
    <w:p w14:paraId="269D1108" w14:textId="28730F02" w:rsidR="00E32C0F" w:rsidRDefault="005E780F" w:rsidP="00B77D4C">
      <w:pPr>
        <w:pStyle w:val="305"/>
        <w:spacing w:after="120"/>
        <w:ind w:leftChars="0" w:left="420"/>
      </w:pPr>
      <w:r>
        <w:rPr>
          <w:rFonts w:hint="eastAsia"/>
        </w:rPr>
        <w:t>“IoTCloud”側で、ConnectController.cs の、“Get”メソッドにブレークポイントを設定します。そして、“サーバーエクスプローラ”ビュー上で（表示されていない場合は、メニューから“表示”→“サーバーエクスプローラ”を</w:t>
      </w:r>
      <w:r w:rsidR="00530418">
        <w:rPr>
          <w:rFonts w:hint="eastAsia"/>
        </w:rPr>
        <w:t>選択）、“Azure”→“Websites</w:t>
      </w:r>
      <w:r w:rsidR="00530418">
        <w:t>”</w:t>
      </w:r>
      <w:r w:rsidR="00530418">
        <w:rPr>
          <w:rFonts w:hint="eastAsia"/>
        </w:rPr>
        <w:t>と開き</w:t>
      </w:r>
    </w:p>
    <w:p w14:paraId="611396CB" w14:textId="7E99DEC3" w:rsidR="00530418" w:rsidRDefault="00530418" w:rsidP="00B77D4C">
      <w:pPr>
        <w:pStyle w:val="305"/>
        <w:spacing w:after="120"/>
        <w:ind w:leftChars="0" w:left="420"/>
      </w:pPr>
      <w:r>
        <w:rPr>
          <w:rFonts w:hint="eastAsia"/>
          <w:noProof/>
        </w:rPr>
        <w:drawing>
          <wp:inline distT="0" distB="0" distL="0" distR="0" wp14:anchorId="7003EBED" wp14:editId="0C215B75">
            <wp:extent cx="1133954" cy="1060796"/>
            <wp:effectExtent l="0" t="0" r="9525" b="6350"/>
            <wp:docPr id="20"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tep1-2-Debug4.png"/>
                    <pic:cNvPicPr/>
                  </pic:nvPicPr>
                  <pic:blipFill>
                    <a:blip r:embed="rId43">
                      <a:extLst>
                        <a:ext uri="{28A0092B-C50C-407E-A947-70E740481C1C}">
                          <a14:useLocalDpi xmlns:a14="http://schemas.microsoft.com/office/drawing/2010/main" val="0"/>
                        </a:ext>
                      </a:extLst>
                    </a:blip>
                    <a:stretch>
                      <a:fillRect/>
                    </a:stretch>
                  </pic:blipFill>
                  <pic:spPr>
                    <a:xfrm>
                      <a:off x="0" y="0"/>
                      <a:ext cx="1133954" cy="1060796"/>
                    </a:xfrm>
                    <a:prstGeom prst="rect">
                      <a:avLst/>
                    </a:prstGeom>
                  </pic:spPr>
                </pic:pic>
              </a:graphicData>
            </a:graphic>
          </wp:inline>
        </w:drawing>
      </w:r>
    </w:p>
    <w:p w14:paraId="76BE413C" w14:textId="1E5ABA1A" w:rsidR="00530418" w:rsidRDefault="00530418" w:rsidP="00B77D4C">
      <w:pPr>
        <w:pStyle w:val="305"/>
        <w:spacing w:after="120"/>
        <w:ind w:leftChars="0" w:left="420"/>
      </w:pPr>
      <w:r>
        <w:rPr>
          <w:rFonts w:hint="eastAsia"/>
        </w:rPr>
        <w:t>発行済みのWebサイトを右クリックして、“デバッガーの接続”を選択します。すると、発行済みのサイトがブラウザで開き、Webサービスがデバッグモードで実行されます。</w:t>
      </w:r>
    </w:p>
    <w:p w14:paraId="28725F8C" w14:textId="4A9B1DA7" w:rsidR="00B77D4C" w:rsidRDefault="00530418" w:rsidP="00B77D4C">
      <w:pPr>
        <w:pStyle w:val="305"/>
        <w:spacing w:after="120"/>
        <w:ind w:leftChars="0" w:left="420"/>
      </w:pPr>
      <w:r>
        <w:rPr>
          <w:rFonts w:hint="eastAsia"/>
        </w:rPr>
        <w:t>この状態で、</w:t>
      </w:r>
      <w:r w:rsidR="005E780F">
        <w:rPr>
          <w:rFonts w:hint="eastAsia"/>
        </w:rPr>
        <w:t>Emulatorのボタンをクリックし、Emulator側のコードを</w:t>
      </w:r>
      <w:r w:rsidR="00B77D4C">
        <w:rPr>
          <w:rFonts w:hint="eastAsia"/>
        </w:rPr>
        <w:t>順に実行していき、request.GetResponse()の行を実行すると、“</w:t>
      </w:r>
      <w:r w:rsidR="00B77D4C" w:rsidRPr="00B10DAA">
        <w:rPr>
          <w:rFonts w:hint="eastAsia"/>
          <w:i/>
        </w:rPr>
        <w:t>IotCloud</w:t>
      </w:r>
      <w:r w:rsidR="00B77D4C">
        <w:rPr>
          <w:rFonts w:hint="eastAsia"/>
        </w:rPr>
        <w:t>”のプロジェクトを開いているVisual Studioに切り替わり、</w:t>
      </w:r>
    </w:p>
    <w:p w14:paraId="46C84C02" w14:textId="77777777" w:rsidR="00B77D4C" w:rsidRDefault="00B77D4C" w:rsidP="00B77D4C">
      <w:pPr>
        <w:pStyle w:val="305"/>
        <w:spacing w:after="120"/>
        <w:ind w:leftChars="0" w:left="420"/>
      </w:pPr>
      <w:r>
        <w:rPr>
          <w:rFonts w:hint="eastAsia"/>
          <w:noProof/>
        </w:rPr>
        <w:drawing>
          <wp:inline distT="0" distB="0" distL="0" distR="0" wp14:anchorId="4F88E319" wp14:editId="517D0881">
            <wp:extent cx="1987468" cy="963251"/>
            <wp:effectExtent l="0" t="0" r="0" b="8890"/>
            <wp:docPr id="19" name="図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tep1-2-Debug3.png"/>
                    <pic:cNvPicPr/>
                  </pic:nvPicPr>
                  <pic:blipFill>
                    <a:blip r:embed="rId44">
                      <a:extLst>
                        <a:ext uri="{28A0092B-C50C-407E-A947-70E740481C1C}">
                          <a14:useLocalDpi xmlns:a14="http://schemas.microsoft.com/office/drawing/2010/main" val="0"/>
                        </a:ext>
                      </a:extLst>
                    </a:blip>
                    <a:stretch>
                      <a:fillRect/>
                    </a:stretch>
                  </pic:blipFill>
                  <pic:spPr>
                    <a:xfrm>
                      <a:off x="0" y="0"/>
                      <a:ext cx="1987468" cy="963251"/>
                    </a:xfrm>
                    <a:prstGeom prst="rect">
                      <a:avLst/>
                    </a:prstGeom>
                  </pic:spPr>
                </pic:pic>
              </a:graphicData>
            </a:graphic>
          </wp:inline>
        </w:drawing>
      </w:r>
    </w:p>
    <w:p w14:paraId="0D18D3E1" w14:textId="2E500F8F" w:rsidR="00B77D4C" w:rsidRDefault="00B77D4C" w:rsidP="00B77D4C">
      <w:pPr>
        <w:pStyle w:val="305"/>
        <w:spacing w:after="120"/>
        <w:ind w:leftChars="0" w:left="420"/>
      </w:pPr>
      <w:r>
        <w:rPr>
          <w:rFonts w:hint="eastAsia"/>
        </w:rPr>
        <w:t>Getメソッドでブレーク</w:t>
      </w:r>
      <w:r w:rsidR="00530418">
        <w:rPr>
          <w:rFonts w:hint="eastAsia"/>
        </w:rPr>
        <w:t>します</w:t>
      </w:r>
      <w:r>
        <w:rPr>
          <w:rFonts w:hint="eastAsia"/>
        </w:rPr>
        <w:t>。つまり、NETMFアプリ側でGetResponse（）メソッドをコールした際に、クラウド側にHTTP REST形式でのアクセスが行われ、結果、Microsoft Azure上の、“IotCloud”プロジェクトのConnectController.cs で実装されたクラスのGet()メソッドがコールされ、ブレークしたというわけです。“</w:t>
      </w:r>
      <w:r w:rsidRPr="002B05C1">
        <w:rPr>
          <w:rFonts w:hint="eastAsia"/>
          <w:i/>
        </w:rPr>
        <w:t>IotCloud</w:t>
      </w:r>
      <w:r>
        <w:rPr>
          <w:rFonts w:hint="eastAsia"/>
        </w:rPr>
        <w:t>”側のVisual StudioでF10でステップ実行をして、変数などの状態や、Headerに登録されて送られたIdやメッセージが届いていることを確認してみてください。Get()の実行がすべて終わると、NETMF側のVisual Studioが表示され、更にNETMF側のコードを実行していくと、“</w:t>
      </w:r>
      <w:r w:rsidRPr="002B05C1">
        <w:rPr>
          <w:rFonts w:hint="eastAsia"/>
          <w:i/>
        </w:rPr>
        <w:t>IoTCloud</w:t>
      </w:r>
      <w:r>
        <w:t>”</w:t>
      </w:r>
      <w:r>
        <w:rPr>
          <w:rFonts w:hint="eastAsia"/>
        </w:rPr>
        <w:t>側から送られたデータを取り出して、出力ビューに表示します。</w:t>
      </w:r>
    </w:p>
    <w:p w14:paraId="0C85087A" w14:textId="77777777" w:rsidR="00B77D4C" w:rsidRDefault="00B77D4C" w:rsidP="00B77D4C">
      <w:pPr>
        <w:pStyle w:val="305"/>
        <w:spacing w:after="120"/>
        <w:ind w:leftChars="0" w:left="420"/>
      </w:pPr>
      <w:r>
        <w:rPr>
          <w:rFonts w:hint="eastAsia"/>
        </w:rPr>
        <w:t>以上で、.NET Micro Framework Emulatorによる、クラウドへの接続実習は完了です。</w:t>
      </w:r>
    </w:p>
    <w:p w14:paraId="3FCFBFCB" w14:textId="77777777" w:rsidR="002B05C1" w:rsidRDefault="002B05C1" w:rsidP="00B10DAA">
      <w:pPr>
        <w:pStyle w:val="305"/>
        <w:spacing w:after="120"/>
        <w:ind w:leftChars="0" w:left="420"/>
      </w:pPr>
    </w:p>
    <w:p w14:paraId="5DE0BAB4" w14:textId="73FE3687" w:rsidR="002B05C1" w:rsidRDefault="002B05C1" w:rsidP="002B05C1">
      <w:pPr>
        <w:pStyle w:val="2"/>
        <w:spacing w:after="120"/>
      </w:pPr>
      <w:bookmarkStart w:id="18" w:name="_Toc410060093"/>
      <w:r>
        <w:rPr>
          <w:rFonts w:hint="eastAsia"/>
        </w:rPr>
        <w:lastRenderedPageBreak/>
        <w:t>IoT Kit による接続</w:t>
      </w:r>
      <w:bookmarkEnd w:id="18"/>
    </w:p>
    <w:p w14:paraId="1FFD9242" w14:textId="7BFD61AB" w:rsidR="002B05C1" w:rsidRDefault="00497FEC" w:rsidP="002B05C1">
      <w:pPr>
        <w:pStyle w:val="305"/>
        <w:spacing w:after="120"/>
        <w:ind w:leftChars="0" w:left="420"/>
      </w:pPr>
      <w:r>
        <w:rPr>
          <w:rFonts w:hint="eastAsia"/>
        </w:rPr>
        <w:t>次に、実際のハードウェアを使って、クラウドへの接続を行います。クラウド側は、1.1で作成したASP.NETで作成したWebアプリをそのまま利用します。</w:t>
      </w:r>
    </w:p>
    <w:p w14:paraId="0CAEB1E5" w14:textId="7A8A51B8" w:rsidR="00497FEC" w:rsidRDefault="007E6EAF" w:rsidP="00CC2DA8">
      <w:pPr>
        <w:pStyle w:val="305"/>
        <w:spacing w:after="120"/>
        <w:ind w:leftChars="0" w:left="420"/>
      </w:pPr>
      <w:r>
        <w:rPr>
          <w:rFonts w:hint="eastAsia"/>
        </w:rPr>
        <w:t>また、この実習では、</w:t>
      </w:r>
      <w:del w:id="19" w:author="作成者">
        <w:r w:rsidDel="000A7BB6">
          <w:rPr>
            <w:rFonts w:hint="eastAsia"/>
          </w:rPr>
          <w:delText>NETMFCloud</w:delText>
        </w:r>
      </w:del>
      <w:ins w:id="20" w:author="作成者">
        <w:r w:rsidR="000A7BB6">
          <w:rPr>
            <w:rFonts w:hint="eastAsia"/>
          </w:rPr>
          <w:t>EGIoTKit.Utility</w:t>
        </w:r>
      </w:ins>
      <w:r>
        <w:rPr>
          <w:rFonts w:hint="eastAsia"/>
        </w:rPr>
        <w:t>ライブラリを使うので、</w:t>
      </w:r>
      <w:ins w:id="21" w:author="作成者">
        <w:r w:rsidR="000A7BB6">
          <w:fldChar w:fldCharType="begin"/>
        </w:r>
        <w:r w:rsidR="000A7BB6">
          <w:instrText xml:space="preserve"> HYPERLINK "</w:instrText>
        </w:r>
        <w:r w:rsidR="000A7BB6" w:rsidRPr="000A7BB6">
          <w:instrText>https://github.com/ms-iotkithol-jp/Library</w:instrText>
        </w:r>
        <w:r w:rsidR="000A7BB6">
          <w:instrText xml:space="preserve">" </w:instrText>
        </w:r>
        <w:r w:rsidR="000A7BB6">
          <w:fldChar w:fldCharType="separate"/>
        </w:r>
        <w:r w:rsidR="000A7BB6" w:rsidRPr="00606D93">
          <w:rPr>
            <w:rStyle w:val="ab"/>
          </w:rPr>
          <w:t>https://github.com/ms-iotkithol-jp/Library</w:t>
        </w:r>
        <w:r w:rsidR="000A7BB6">
          <w:fldChar w:fldCharType="end"/>
        </w:r>
        <w:del w:id="22" w:author="作成者">
          <w:r w:rsidR="00B2072F" w:rsidDel="000A7BB6">
            <w:rPr>
              <w:lang w:val="en"/>
            </w:rPr>
            <w:fldChar w:fldCharType="begin"/>
          </w:r>
          <w:r w:rsidR="00B2072F" w:rsidDel="000A7BB6">
            <w:rPr>
              <w:lang w:val="en"/>
            </w:rPr>
            <w:delInstrText xml:space="preserve"> HYPERLINK "http://1drv.ms/1rG4JoF" </w:delInstrText>
          </w:r>
          <w:r w:rsidR="00B2072F" w:rsidDel="000A7BB6">
            <w:rPr>
              <w:lang w:val="en"/>
            </w:rPr>
            <w:fldChar w:fldCharType="separate"/>
          </w:r>
          <w:r w:rsidR="00B2072F" w:rsidDel="000A7BB6">
            <w:rPr>
              <w:rStyle w:val="ab"/>
              <w:lang w:val="en"/>
            </w:rPr>
            <w:delText>http://1drv.ms/1rG4JoF</w:delText>
          </w:r>
          <w:r w:rsidR="00B2072F" w:rsidDel="000A7BB6">
            <w:rPr>
              <w:lang w:val="en"/>
            </w:rPr>
            <w:fldChar w:fldCharType="end"/>
          </w:r>
        </w:del>
      </w:ins>
      <w:del w:id="23" w:author="作成者">
        <w:r w:rsidDel="00B2072F">
          <w:rPr>
            <w:rFonts w:hint="eastAsia"/>
          </w:rPr>
          <w:delText>xxx</w:delText>
        </w:r>
      </w:del>
      <w:r>
        <w:rPr>
          <w:rFonts w:hint="eastAsia"/>
        </w:rPr>
        <w:t>からライブラリをダウンロード</w:t>
      </w:r>
      <w:r w:rsidR="00CC2DA8">
        <w:rPr>
          <w:rFonts w:hint="eastAsia"/>
        </w:rPr>
        <w:t>（開いたページの右下の“Download ZIP</w:t>
      </w:r>
      <w:r w:rsidR="00CC2DA8">
        <w:t>”</w:t>
      </w:r>
      <w:r w:rsidR="00CC2DA8">
        <w:rPr>
          <w:rFonts w:hint="eastAsia"/>
        </w:rPr>
        <w:t>ボタンをクリック）</w:t>
      </w:r>
      <w:ins w:id="24" w:author="作成者">
        <w:del w:id="25" w:author="作成者">
          <w:r w:rsidR="00B2072F" w:rsidDel="000A7BB6">
            <w:rPr>
              <w:rFonts w:hint="eastAsia"/>
            </w:rPr>
            <w:delText>(暫定)</w:delText>
          </w:r>
        </w:del>
      </w:ins>
      <w:r>
        <w:rPr>
          <w:rFonts w:hint="eastAsia"/>
        </w:rPr>
        <w:t>し、</w:t>
      </w:r>
      <w:r w:rsidR="00CC2DA8">
        <w:rPr>
          <w:rFonts w:hint="eastAsia"/>
        </w:rPr>
        <w:t>ZIPファイルのプロパティで”ブロックの解除“を適用して、</w:t>
      </w:r>
      <w:r>
        <w:rPr>
          <w:rFonts w:hint="eastAsia"/>
        </w:rPr>
        <w:t>どこかに展開しておいてください。</w:t>
      </w:r>
    </w:p>
    <w:p w14:paraId="158E9461" w14:textId="000123B1" w:rsidR="009E1595" w:rsidRPr="006E1995" w:rsidRDefault="007E6EAF" w:rsidP="009E1595">
      <w:pPr>
        <w:pStyle w:val="3"/>
        <w:spacing w:after="120"/>
        <w:ind w:left="800"/>
      </w:pPr>
      <w:r>
        <w:rPr>
          <w:rFonts w:hint="eastAsia"/>
        </w:rPr>
        <w:t>Gadgeteer プロジェクトの作成</w:t>
      </w:r>
    </w:p>
    <w:p w14:paraId="19DF158C" w14:textId="4E8CE35F" w:rsidR="009E1595" w:rsidRDefault="009E1595" w:rsidP="009E1595">
      <w:pPr>
        <w:pStyle w:val="305"/>
        <w:spacing w:after="120"/>
        <w:ind w:leftChars="0" w:left="420"/>
      </w:pPr>
      <w:r>
        <w:rPr>
          <w:rFonts w:hint="eastAsia"/>
        </w:rPr>
        <w:t>Visual Studio 2013を起動して、新規プロジェクトを作成します。プロジェクトテンプレートは、</w:t>
      </w:r>
      <w:r w:rsidR="007E6EAF">
        <w:rPr>
          <w:rFonts w:hint="eastAsia"/>
        </w:rPr>
        <w:t>Gadgeteer</w:t>
      </w:r>
      <w:r>
        <w:rPr>
          <w:rFonts w:hint="eastAsia"/>
        </w:rPr>
        <w:t xml:space="preserve"> の “</w:t>
      </w:r>
      <w:r w:rsidR="0017422C">
        <w:t>.NET Gadgeteer Application</w:t>
      </w:r>
      <w:r>
        <w:rPr>
          <w:rFonts w:hint="eastAsia"/>
        </w:rPr>
        <w:t>” テンプレートを使用します。</w:t>
      </w:r>
    </w:p>
    <w:p w14:paraId="42000362" w14:textId="20433AEE" w:rsidR="009E1595" w:rsidRDefault="007E6EAF" w:rsidP="007C6546">
      <w:pPr>
        <w:pStyle w:val="305"/>
        <w:spacing w:after="120"/>
        <w:ind w:leftChars="0" w:left="420"/>
      </w:pPr>
      <w:r>
        <w:rPr>
          <w:rFonts w:hint="eastAsia"/>
          <w:noProof/>
        </w:rPr>
        <w:drawing>
          <wp:inline distT="0" distB="0" distL="0" distR="0" wp14:anchorId="4E388075" wp14:editId="1A7ED53E">
            <wp:extent cx="3511600" cy="2097206"/>
            <wp:effectExtent l="0" t="0" r="0" b="0"/>
            <wp:docPr id="55" name="図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Step1-3-GadgeteerTemp.png"/>
                    <pic:cNvPicPr/>
                  </pic:nvPicPr>
                  <pic:blipFill>
                    <a:blip r:embed="rId45">
                      <a:extLst>
                        <a:ext uri="{28A0092B-C50C-407E-A947-70E740481C1C}">
                          <a14:useLocalDpi xmlns:a14="http://schemas.microsoft.com/office/drawing/2010/main" val="0"/>
                        </a:ext>
                      </a:extLst>
                    </a:blip>
                    <a:stretch>
                      <a:fillRect/>
                    </a:stretch>
                  </pic:blipFill>
                  <pic:spPr>
                    <a:xfrm>
                      <a:off x="0" y="0"/>
                      <a:ext cx="3511600" cy="2097206"/>
                    </a:xfrm>
                    <a:prstGeom prst="rect">
                      <a:avLst/>
                    </a:prstGeom>
                  </pic:spPr>
                </pic:pic>
              </a:graphicData>
            </a:graphic>
          </wp:inline>
        </w:drawing>
      </w:r>
    </w:p>
    <w:p w14:paraId="0EC76FF0" w14:textId="6014EE5B" w:rsidR="007E6EAF" w:rsidRDefault="007E6EAF" w:rsidP="007C6546">
      <w:pPr>
        <w:pStyle w:val="305"/>
        <w:spacing w:after="120"/>
        <w:ind w:leftChars="0" w:left="420"/>
      </w:pPr>
      <w:r>
        <w:rPr>
          <w:rFonts w:hint="eastAsia"/>
        </w:rPr>
        <w:t>各自が利用するハードウェアに合わせてCPUボードを選択してください。</w:t>
      </w:r>
      <w:r w:rsidR="005721A9">
        <w:rPr>
          <w:rFonts w:hint="eastAsia"/>
        </w:rPr>
        <w:t>CPUボードを選択した際の、右下のバージョンは、“4.3”を選択してください。</w:t>
      </w:r>
    </w:p>
    <w:p w14:paraId="75420C78" w14:textId="56579F94" w:rsidR="007E6EAF" w:rsidRDefault="007E6EAF" w:rsidP="007C6546">
      <w:pPr>
        <w:pStyle w:val="305"/>
        <w:spacing w:after="120"/>
        <w:ind w:leftChars="0" w:left="420"/>
      </w:pPr>
      <w:r>
        <w:rPr>
          <w:rFonts w:hint="eastAsia"/>
          <w:noProof/>
        </w:rPr>
        <w:drawing>
          <wp:inline distT="0" distB="0" distL="0" distR="0" wp14:anchorId="7A91C655" wp14:editId="5B4AF41A">
            <wp:extent cx="2999492" cy="2572735"/>
            <wp:effectExtent l="0" t="0" r="0" b="0"/>
            <wp:docPr id="56" name="図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Step1-3-GadgeteerMB.png"/>
                    <pic:cNvPicPr/>
                  </pic:nvPicPr>
                  <pic:blipFill>
                    <a:blip r:embed="rId46">
                      <a:extLst>
                        <a:ext uri="{28A0092B-C50C-407E-A947-70E740481C1C}">
                          <a14:useLocalDpi xmlns:a14="http://schemas.microsoft.com/office/drawing/2010/main" val="0"/>
                        </a:ext>
                      </a:extLst>
                    </a:blip>
                    <a:stretch>
                      <a:fillRect/>
                    </a:stretch>
                  </pic:blipFill>
                  <pic:spPr>
                    <a:xfrm>
                      <a:off x="0" y="0"/>
                      <a:ext cx="2999492" cy="2572735"/>
                    </a:xfrm>
                    <a:prstGeom prst="rect">
                      <a:avLst/>
                    </a:prstGeom>
                  </pic:spPr>
                </pic:pic>
              </a:graphicData>
            </a:graphic>
          </wp:inline>
        </w:drawing>
      </w:r>
    </w:p>
    <w:p w14:paraId="65836980" w14:textId="008805A8" w:rsidR="007E6EAF" w:rsidRDefault="007E6EAF" w:rsidP="007C6546">
      <w:pPr>
        <w:pStyle w:val="305"/>
        <w:spacing w:after="120"/>
        <w:ind w:leftChars="0" w:left="420"/>
      </w:pPr>
      <w:r>
        <w:rPr>
          <w:rFonts w:hint="eastAsia"/>
        </w:rPr>
        <w:t>ソリューションエクスプローラで、出来上がったソリューションを右クリックして、“追加”→“既存のプロジェクト”を選択します。</w:t>
      </w:r>
    </w:p>
    <w:p w14:paraId="7D4D9F72" w14:textId="74DDD5DD" w:rsidR="007E6EAF" w:rsidRDefault="007E6EAF" w:rsidP="007C6546">
      <w:pPr>
        <w:pStyle w:val="305"/>
        <w:spacing w:after="120"/>
        <w:ind w:leftChars="0" w:left="420"/>
      </w:pPr>
      <w:r>
        <w:rPr>
          <w:rFonts w:hint="eastAsia"/>
        </w:rPr>
        <w:t>表示されたダイアログで、展開した</w:t>
      </w:r>
      <w:r w:rsidR="00CC2DA8">
        <w:rPr>
          <w:rFonts w:hint="eastAsia"/>
        </w:rPr>
        <w:t>フォルダー</w:t>
      </w:r>
      <w:r>
        <w:rPr>
          <w:rFonts w:hint="eastAsia"/>
        </w:rPr>
        <w:t>に格納されている</w:t>
      </w:r>
      <w:r w:rsidR="00CC2DA8" w:rsidRPr="00CC2DA8">
        <w:t>EGIoTKit.Utility\EGIoTKit.Utility</w:t>
      </w:r>
      <w:r w:rsidR="00CC2DA8">
        <w:rPr>
          <w:rFonts w:hint="eastAsia"/>
        </w:rPr>
        <w:t>フォルダーの、EGIoTKit.Utility.</w:t>
      </w:r>
      <w:r>
        <w:rPr>
          <w:rFonts w:hint="eastAsia"/>
        </w:rPr>
        <w:t>cs</w:t>
      </w:r>
      <w:r>
        <w:t>proj</w:t>
      </w:r>
      <w:r>
        <w:rPr>
          <w:rFonts w:hint="eastAsia"/>
        </w:rPr>
        <w:t>ファイルを選択し、ソリューションに追加します。</w:t>
      </w:r>
    </w:p>
    <w:p w14:paraId="3E7A300A" w14:textId="78F60FFF" w:rsidR="007E6EAF" w:rsidRDefault="007E6EAF" w:rsidP="007C6546">
      <w:pPr>
        <w:pStyle w:val="305"/>
        <w:spacing w:after="120"/>
        <w:ind w:leftChars="0" w:left="420"/>
      </w:pPr>
    </w:p>
    <w:p w14:paraId="78C3AE3C" w14:textId="521F6701" w:rsidR="00CC2DA8" w:rsidRDefault="00CC2DA8" w:rsidP="007C6546">
      <w:pPr>
        <w:pStyle w:val="305"/>
        <w:spacing w:after="120"/>
        <w:ind w:leftChars="0" w:left="420"/>
      </w:pPr>
      <w:r>
        <w:rPr>
          <w:rFonts w:hint="eastAsia"/>
          <w:noProof/>
        </w:rPr>
        <w:lastRenderedPageBreak/>
        <w:drawing>
          <wp:anchor distT="0" distB="0" distL="114300" distR="114300" simplePos="0" relativeHeight="251667462" behindDoc="0" locked="0" layoutInCell="1" allowOverlap="1" wp14:anchorId="07BBF0C4" wp14:editId="07FC6687">
            <wp:simplePos x="0" y="0"/>
            <wp:positionH relativeFrom="column">
              <wp:posOffset>264160</wp:posOffset>
            </wp:positionH>
            <wp:positionV relativeFrom="paragraph">
              <wp:posOffset>-30480</wp:posOffset>
            </wp:positionV>
            <wp:extent cx="1932599" cy="2530059"/>
            <wp:effectExtent l="0" t="0" r="0" b="3810"/>
            <wp:wrapTopAndBottom/>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Connect_AddRefLib.png"/>
                    <pic:cNvPicPr/>
                  </pic:nvPicPr>
                  <pic:blipFill>
                    <a:blip r:embed="rId47">
                      <a:extLst>
                        <a:ext uri="{28A0092B-C50C-407E-A947-70E740481C1C}">
                          <a14:useLocalDpi xmlns:a14="http://schemas.microsoft.com/office/drawing/2010/main" val="0"/>
                        </a:ext>
                      </a:extLst>
                    </a:blip>
                    <a:stretch>
                      <a:fillRect/>
                    </a:stretch>
                  </pic:blipFill>
                  <pic:spPr>
                    <a:xfrm>
                      <a:off x="0" y="0"/>
                      <a:ext cx="1932599" cy="2530059"/>
                    </a:xfrm>
                    <a:prstGeom prst="rect">
                      <a:avLst/>
                    </a:prstGeom>
                  </pic:spPr>
                </pic:pic>
              </a:graphicData>
            </a:graphic>
          </wp:anchor>
        </w:drawing>
      </w:r>
    </w:p>
    <w:p w14:paraId="3DCC3E8A" w14:textId="3A480F11" w:rsidR="004E39CA" w:rsidRDefault="004E39CA" w:rsidP="007C6546">
      <w:pPr>
        <w:pStyle w:val="305"/>
        <w:spacing w:after="120"/>
        <w:ind w:leftChars="0" w:left="420"/>
      </w:pPr>
      <w:r>
        <w:rPr>
          <w:rFonts w:hint="eastAsia"/>
        </w:rPr>
        <w:t>そして、追加した</w:t>
      </w:r>
      <w:ins w:id="26" w:author="作成者">
        <w:r w:rsidR="000A7BB6">
          <w:rPr>
            <w:rFonts w:hint="eastAsia"/>
          </w:rPr>
          <w:t>EGIoTKit.Utility</w:t>
        </w:r>
      </w:ins>
      <w:del w:id="27" w:author="作成者">
        <w:r w:rsidDel="000A7BB6">
          <w:rPr>
            <w:rFonts w:hint="eastAsia"/>
          </w:rPr>
          <w:delText>NETMFCloud</w:delText>
        </w:r>
      </w:del>
      <w:r>
        <w:rPr>
          <w:rFonts w:hint="eastAsia"/>
        </w:rPr>
        <w:t>プロジェクトを、先ほど新規作成したプロジェクトの参照として追加します。ソリューションエクスプローラで、プロジェクトの“参照設定”を右クリックし、“参照の追加”を選択します。</w:t>
      </w:r>
    </w:p>
    <w:p w14:paraId="56C46152" w14:textId="093C9F18" w:rsidR="004E39CA" w:rsidRDefault="000A7BB6" w:rsidP="007C6546">
      <w:pPr>
        <w:pStyle w:val="305"/>
        <w:spacing w:after="120"/>
        <w:ind w:leftChars="0" w:left="420"/>
        <w:rPr>
          <w:ins w:id="28" w:author="作成者"/>
        </w:rPr>
      </w:pPr>
      <w:ins w:id="29" w:author="作成者">
        <w:r>
          <w:rPr>
            <w:noProof/>
          </w:rPr>
          <w:drawing>
            <wp:inline distT="0" distB="0" distL="0" distR="0" wp14:anchorId="75B000BB" wp14:editId="102D0064">
              <wp:extent cx="2664183" cy="1889924"/>
              <wp:effectExtent l="0" t="0" r="3175" b="0"/>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tep1-3-AddRefProj.png"/>
                      <pic:cNvPicPr/>
                    </pic:nvPicPr>
                    <pic:blipFill>
                      <a:blip r:embed="rId48">
                        <a:extLst>
                          <a:ext uri="{28A0092B-C50C-407E-A947-70E740481C1C}">
                            <a14:useLocalDpi xmlns:a14="http://schemas.microsoft.com/office/drawing/2010/main" val="0"/>
                          </a:ext>
                        </a:extLst>
                      </a:blip>
                      <a:stretch>
                        <a:fillRect/>
                      </a:stretch>
                    </pic:blipFill>
                    <pic:spPr>
                      <a:xfrm>
                        <a:off x="0" y="0"/>
                        <a:ext cx="2664183" cy="1889924"/>
                      </a:xfrm>
                      <a:prstGeom prst="rect">
                        <a:avLst/>
                      </a:prstGeom>
                    </pic:spPr>
                  </pic:pic>
                </a:graphicData>
              </a:graphic>
            </wp:inline>
          </w:drawing>
        </w:r>
      </w:ins>
      <w:del w:id="30" w:author="作成者">
        <w:r w:rsidR="004E39CA" w:rsidDel="000A7BB6">
          <w:rPr>
            <w:noProof/>
          </w:rPr>
          <w:drawing>
            <wp:inline distT="0" distB="0" distL="0" distR="0" wp14:anchorId="0DD133C6" wp14:editId="0B77FE32">
              <wp:extent cx="2866417" cy="1933449"/>
              <wp:effectExtent l="0" t="0" r="0"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879682" cy="1942396"/>
                      </a:xfrm>
                      <a:prstGeom prst="rect">
                        <a:avLst/>
                      </a:prstGeom>
                    </pic:spPr>
                  </pic:pic>
                </a:graphicData>
              </a:graphic>
            </wp:inline>
          </w:drawing>
        </w:r>
      </w:del>
    </w:p>
    <w:p w14:paraId="155F7C5D" w14:textId="2974C011" w:rsidR="000A7BB6" w:rsidDel="000A7BB6" w:rsidRDefault="000A7BB6" w:rsidP="007C6546">
      <w:pPr>
        <w:pStyle w:val="305"/>
        <w:spacing w:after="120"/>
        <w:ind w:leftChars="0" w:left="420"/>
        <w:rPr>
          <w:del w:id="31" w:author="作成者"/>
        </w:rPr>
      </w:pPr>
    </w:p>
    <w:p w14:paraId="42069F69" w14:textId="5DE391F8" w:rsidR="004E39CA" w:rsidRDefault="004E39CA" w:rsidP="007C6546">
      <w:pPr>
        <w:pStyle w:val="305"/>
        <w:spacing w:after="120"/>
        <w:ind w:leftChars="0" w:left="420"/>
      </w:pPr>
      <w:r>
        <w:rPr>
          <w:rFonts w:hint="eastAsia"/>
        </w:rPr>
        <w:t>“プロジェクト”タブを表示し、“</w:t>
      </w:r>
      <w:ins w:id="32" w:author="作成者">
        <w:r w:rsidR="000A7BB6">
          <w:rPr>
            <w:rFonts w:hint="eastAsia"/>
          </w:rPr>
          <w:t>EGIoTKit.Utility</w:t>
        </w:r>
      </w:ins>
      <w:del w:id="33" w:author="作成者">
        <w:r w:rsidDel="000A7BB6">
          <w:rPr>
            <w:rFonts w:hint="eastAsia"/>
          </w:rPr>
          <w:delText>NETMFCloud</w:delText>
        </w:r>
      </w:del>
      <w:r>
        <w:rPr>
          <w:rFonts w:hint="eastAsia"/>
        </w:rPr>
        <w:t>”プロジェクトを選択して、“OK”をクリックします。</w:t>
      </w:r>
    </w:p>
    <w:p w14:paraId="201B7577" w14:textId="668433CA" w:rsidR="000D76CB" w:rsidRDefault="000D76CB" w:rsidP="001740B7">
      <w:pPr>
        <w:pStyle w:val="305"/>
        <w:spacing w:after="120"/>
        <w:ind w:leftChars="0" w:left="420"/>
      </w:pPr>
      <w:r>
        <w:rPr>
          <w:rFonts w:hint="eastAsia"/>
        </w:rPr>
        <w:t>※使用しているボードが“FEZ Spider”の場合、（①）ツールボックスから“U</w:t>
      </w:r>
      <w:r w:rsidR="00CC2DA8">
        <w:rPr>
          <w:rFonts w:hint="eastAsia"/>
        </w:rPr>
        <w:t>SB</w:t>
      </w:r>
      <w:r>
        <w:rPr>
          <w:rFonts w:hint="eastAsia"/>
        </w:rPr>
        <w:t xml:space="preserve"> Client DP</w:t>
      </w:r>
      <w:r>
        <w:t>”</w:t>
      </w:r>
      <w:r w:rsidR="001740B7">
        <w:rPr>
          <w:rFonts w:hint="eastAsia"/>
        </w:rPr>
        <w:t>、及び、”Ethernet J11“</w:t>
      </w:r>
      <w:r>
        <w:rPr>
          <w:rFonts w:hint="eastAsia"/>
        </w:rPr>
        <w:t>をエディタ画面にドラッグ＆ドロップして、（②）エディタ上で右クリックし、”Connect All Module“を選択します。</w:t>
      </w:r>
    </w:p>
    <w:p w14:paraId="3CD8853A" w14:textId="7D4EE6BB" w:rsidR="000D76CB" w:rsidRDefault="000D76CB" w:rsidP="007C6546">
      <w:pPr>
        <w:pStyle w:val="305"/>
        <w:spacing w:after="120"/>
        <w:ind w:leftChars="0" w:left="420"/>
      </w:pPr>
      <w:r>
        <w:rPr>
          <w:rFonts w:hint="eastAsia"/>
          <w:noProof/>
        </w:rPr>
        <w:drawing>
          <wp:inline distT="0" distB="0" distL="0" distR="0" wp14:anchorId="56F68AFE" wp14:editId="505E1C90">
            <wp:extent cx="3877392" cy="1798476"/>
            <wp:effectExtent l="0" t="0" r="0" b="0"/>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EZSpiderBasic.png"/>
                    <pic:cNvPicPr/>
                  </pic:nvPicPr>
                  <pic:blipFill>
                    <a:blip r:embed="rId50">
                      <a:extLst>
                        <a:ext uri="{28A0092B-C50C-407E-A947-70E740481C1C}">
                          <a14:useLocalDpi xmlns:a14="http://schemas.microsoft.com/office/drawing/2010/main" val="0"/>
                        </a:ext>
                      </a:extLst>
                    </a:blip>
                    <a:stretch>
                      <a:fillRect/>
                    </a:stretch>
                  </pic:blipFill>
                  <pic:spPr>
                    <a:xfrm>
                      <a:off x="0" y="0"/>
                      <a:ext cx="3877392" cy="1798476"/>
                    </a:xfrm>
                    <a:prstGeom prst="rect">
                      <a:avLst/>
                    </a:prstGeom>
                  </pic:spPr>
                </pic:pic>
              </a:graphicData>
            </a:graphic>
          </wp:inline>
        </w:drawing>
      </w:r>
    </w:p>
    <w:p w14:paraId="05DC7F38" w14:textId="66670597" w:rsidR="000D76CB" w:rsidRDefault="005721A9" w:rsidP="007C6546">
      <w:pPr>
        <w:pStyle w:val="305"/>
        <w:spacing w:after="120"/>
        <w:ind w:leftChars="0" w:left="420"/>
      </w:pPr>
      <w:r>
        <w:rPr>
          <w:rFonts w:hint="eastAsia"/>
        </w:rPr>
        <w:t>Visual Studioのエディタ上で表示された結線通りに</w:t>
      </w:r>
      <w:r w:rsidR="000D76CB">
        <w:rPr>
          <w:rFonts w:hint="eastAsia"/>
        </w:rPr>
        <w:t>ボードを配線してください。</w:t>
      </w:r>
    </w:p>
    <w:p w14:paraId="7332950E" w14:textId="50F7DCE5" w:rsidR="004E39CA" w:rsidRDefault="004E39CA" w:rsidP="007C6546">
      <w:pPr>
        <w:pStyle w:val="305"/>
        <w:spacing w:after="120"/>
        <w:ind w:leftChars="0" w:left="420"/>
      </w:pPr>
      <w:r>
        <w:rPr>
          <w:rFonts w:hint="eastAsia"/>
        </w:rPr>
        <w:t>Program.csファイルを開いて、“Program”クラスに、1-2で行った実習と同じく、Guidの値を格納す</w:t>
      </w:r>
      <w:r>
        <w:rPr>
          <w:rFonts w:hint="eastAsia"/>
        </w:rPr>
        <w:lastRenderedPageBreak/>
        <w:t>るdeviceId変数を追加します。</w:t>
      </w:r>
    </w:p>
    <w:p w14:paraId="6F344CA8" w14:textId="7ACF7845" w:rsidR="004E39CA" w:rsidRPr="004E39CA" w:rsidRDefault="004E39CA" w:rsidP="004E39CA">
      <w:pPr>
        <w:pStyle w:val="15"/>
        <w:rPr>
          <w:rFonts w:ascii="ＭＳ ゴシック" w:eastAsia="ＭＳ ゴシック" w:hAnsi="ＭＳ ゴシック"/>
          <w:sz w:val="20"/>
          <w:szCs w:val="20"/>
          <w:highlight w:val="white"/>
        </w:rPr>
      </w:pPr>
      <w:r w:rsidRPr="004E39CA">
        <w:rPr>
          <w:rFonts w:ascii="ＭＳ ゴシック" w:eastAsia="ＭＳ ゴシック" w:hAnsi="ＭＳ ゴシック"/>
          <w:color w:val="0000FF"/>
          <w:sz w:val="20"/>
          <w:szCs w:val="20"/>
          <w:highlight w:val="white"/>
        </w:rPr>
        <w:t>static</w:t>
      </w:r>
      <w:r w:rsidRPr="004E39CA">
        <w:rPr>
          <w:rFonts w:ascii="ＭＳ ゴシック" w:eastAsia="ＭＳ ゴシック" w:hAnsi="ＭＳ ゴシック"/>
          <w:sz w:val="20"/>
          <w:szCs w:val="20"/>
          <w:highlight w:val="white"/>
        </w:rPr>
        <w:t xml:space="preserve"> </w:t>
      </w:r>
      <w:r w:rsidRPr="004E39CA">
        <w:rPr>
          <w:rFonts w:ascii="ＭＳ ゴシック" w:eastAsia="ＭＳ ゴシック" w:hAnsi="ＭＳ ゴシック"/>
          <w:color w:val="2B91AF"/>
          <w:sz w:val="20"/>
          <w:szCs w:val="20"/>
          <w:highlight w:val="white"/>
        </w:rPr>
        <w:t>Guid</w:t>
      </w:r>
      <w:r w:rsidRPr="004E39CA">
        <w:rPr>
          <w:rFonts w:ascii="ＭＳ ゴシック" w:eastAsia="ＭＳ ゴシック" w:hAnsi="ＭＳ ゴシック"/>
          <w:sz w:val="20"/>
          <w:szCs w:val="20"/>
          <w:highlight w:val="white"/>
        </w:rPr>
        <w:t xml:space="preserve"> deviceId = </w:t>
      </w:r>
      <w:r w:rsidRPr="004E39CA">
        <w:rPr>
          <w:rFonts w:ascii="ＭＳ ゴシック" w:eastAsia="ＭＳ ゴシック" w:hAnsi="ＭＳ ゴシック"/>
          <w:color w:val="0000FF"/>
          <w:sz w:val="20"/>
          <w:szCs w:val="20"/>
          <w:highlight w:val="white"/>
        </w:rPr>
        <w:t>new</w:t>
      </w:r>
      <w:r w:rsidRPr="004E39CA">
        <w:rPr>
          <w:rFonts w:ascii="ＭＳ ゴシック" w:eastAsia="ＭＳ ゴシック" w:hAnsi="ＭＳ ゴシック"/>
          <w:sz w:val="20"/>
          <w:szCs w:val="20"/>
          <w:highlight w:val="white"/>
        </w:rPr>
        <w:t xml:space="preserve"> </w:t>
      </w:r>
      <w:r w:rsidRPr="004E39CA">
        <w:rPr>
          <w:rFonts w:ascii="ＭＳ ゴシック" w:eastAsia="ＭＳ ゴシック" w:hAnsi="ＭＳ ゴシック"/>
          <w:color w:val="2B91AF"/>
          <w:sz w:val="20"/>
          <w:szCs w:val="20"/>
          <w:highlight w:val="white"/>
        </w:rPr>
        <w:t>Guid</w:t>
      </w:r>
      <w:r w:rsidRPr="004E39CA">
        <w:rPr>
          <w:rFonts w:ascii="ＭＳ ゴシック" w:eastAsia="ＭＳ ゴシック" w:hAnsi="ＭＳ ゴシック"/>
          <w:sz w:val="20"/>
          <w:szCs w:val="20"/>
          <w:highlight w:val="white"/>
        </w:rPr>
        <w:t>(</w:t>
      </w:r>
      <w:r w:rsidRPr="004E39CA">
        <w:rPr>
          <w:rFonts w:ascii="ＭＳ ゴシック" w:eastAsia="ＭＳ ゴシック" w:hAnsi="ＭＳ ゴシック" w:hint="eastAsia"/>
          <w:i/>
          <w:sz w:val="20"/>
          <w:szCs w:val="20"/>
          <w:highlight w:val="white"/>
        </w:rPr>
        <w:t>[Guidのデータ列]</w:t>
      </w:r>
      <w:r w:rsidRPr="004E39CA">
        <w:rPr>
          <w:rFonts w:ascii="ＭＳ ゴシック" w:eastAsia="ＭＳ ゴシック" w:hAnsi="ＭＳ ゴシック"/>
          <w:sz w:val="20"/>
          <w:szCs w:val="20"/>
          <w:highlight w:val="white"/>
        </w:rPr>
        <w:t>);</w:t>
      </w:r>
    </w:p>
    <w:p w14:paraId="4354EE8A" w14:textId="00287D5A" w:rsidR="004E39CA" w:rsidRPr="004E39CA" w:rsidRDefault="004E39CA" w:rsidP="004E39CA">
      <w:pPr>
        <w:pStyle w:val="15"/>
        <w:rPr>
          <w:rFonts w:ascii="ＭＳ ゴシック" w:eastAsia="ＭＳ ゴシック" w:hAnsi="ＭＳ ゴシック"/>
          <w:sz w:val="20"/>
          <w:szCs w:val="20"/>
          <w:highlight w:val="white"/>
        </w:rPr>
      </w:pPr>
      <w:r w:rsidRPr="004E39CA">
        <w:rPr>
          <w:rFonts w:ascii="ＭＳ ゴシック" w:eastAsia="ＭＳ ゴシック" w:hAnsi="ＭＳ ゴシック"/>
          <w:color w:val="008000"/>
          <w:sz w:val="20"/>
          <w:szCs w:val="20"/>
          <w:highlight w:val="white"/>
        </w:rPr>
        <w:t xml:space="preserve">// This method is run when the mainboard is powered up or reset.   </w:t>
      </w:r>
    </w:p>
    <w:p w14:paraId="2C500996" w14:textId="508597D6" w:rsidR="004E39CA" w:rsidRPr="004E39CA" w:rsidRDefault="004E39CA" w:rsidP="004E39CA">
      <w:pPr>
        <w:pStyle w:val="15"/>
        <w:rPr>
          <w:rFonts w:ascii="ＭＳ ゴシック" w:eastAsia="ＭＳ ゴシック" w:hAnsi="ＭＳ ゴシック"/>
          <w:sz w:val="20"/>
          <w:szCs w:val="20"/>
          <w:highlight w:val="white"/>
        </w:rPr>
      </w:pPr>
      <w:r w:rsidRPr="004E39CA">
        <w:rPr>
          <w:rFonts w:ascii="ＭＳ ゴシック" w:eastAsia="ＭＳ ゴシック" w:hAnsi="ＭＳ ゴシック"/>
          <w:color w:val="0000FF"/>
          <w:sz w:val="20"/>
          <w:szCs w:val="20"/>
          <w:highlight w:val="white"/>
        </w:rPr>
        <w:t>void</w:t>
      </w:r>
      <w:r w:rsidRPr="004E39CA">
        <w:rPr>
          <w:rFonts w:ascii="ＭＳ ゴシック" w:eastAsia="ＭＳ ゴシック" w:hAnsi="ＭＳ ゴシック"/>
          <w:sz w:val="20"/>
          <w:szCs w:val="20"/>
          <w:highlight w:val="white"/>
        </w:rPr>
        <w:t xml:space="preserve"> ProgramStarted()</w:t>
      </w:r>
    </w:p>
    <w:p w14:paraId="2CE83ED9" w14:textId="77777777" w:rsidR="0001101C" w:rsidRDefault="0001101C" w:rsidP="007C6546">
      <w:pPr>
        <w:pStyle w:val="305"/>
        <w:spacing w:after="120"/>
        <w:ind w:leftChars="0" w:left="420"/>
      </w:pPr>
    </w:p>
    <w:p w14:paraId="4FE21947" w14:textId="6EE3BE7B" w:rsidR="004E39CA" w:rsidRDefault="004E39CA" w:rsidP="007C6546">
      <w:pPr>
        <w:pStyle w:val="305"/>
        <w:spacing w:after="120"/>
        <w:ind w:leftChars="0" w:left="420"/>
      </w:pPr>
      <w:r>
        <w:rPr>
          <w:rFonts w:hint="eastAsia"/>
        </w:rPr>
        <w:t>次に、ProgramStarted()メソッドに以下のコードを追加します。</w:t>
      </w:r>
    </w:p>
    <w:p w14:paraId="42804583" w14:textId="2840BE56" w:rsidR="001740B7" w:rsidRPr="001740B7" w:rsidRDefault="001740B7" w:rsidP="001740B7">
      <w:pPr>
        <w:pStyle w:val="15"/>
        <w:spacing w:before="0" w:beforeAutospacing="0"/>
        <w:rPr>
          <w:rFonts w:ascii="ＭＳ ゴシック" w:eastAsia="ＭＳ ゴシック"/>
          <w:sz w:val="20"/>
          <w:highlight w:val="white"/>
        </w:rPr>
      </w:pPr>
      <w:r w:rsidRPr="001740B7">
        <w:rPr>
          <w:rFonts w:ascii="ＭＳ ゴシック" w:eastAsia="ＭＳ ゴシック"/>
          <w:sz w:val="20"/>
          <w:highlight w:val="white"/>
        </w:rPr>
        <w:t xml:space="preserve">    </w:t>
      </w:r>
      <w:r w:rsidRPr="001740B7">
        <w:rPr>
          <w:rFonts w:ascii="ＭＳ ゴシック" w:eastAsia="ＭＳ ゴシック"/>
          <w:color w:val="0000FF"/>
          <w:sz w:val="20"/>
          <w:highlight w:val="white"/>
        </w:rPr>
        <w:t>if</w:t>
      </w:r>
      <w:r w:rsidRPr="001740B7">
        <w:rPr>
          <w:rFonts w:ascii="ＭＳ ゴシック" w:eastAsia="ＭＳ ゴシック"/>
          <w:sz w:val="20"/>
          <w:highlight w:val="white"/>
        </w:rPr>
        <w:t xml:space="preserve"> (!ethernetJ11D.NetworkInterface.Opened)</w:t>
      </w:r>
    </w:p>
    <w:p w14:paraId="4DF77E7E" w14:textId="7503F59D" w:rsidR="001740B7" w:rsidRPr="001740B7" w:rsidRDefault="001740B7" w:rsidP="001740B7">
      <w:pPr>
        <w:pStyle w:val="15"/>
        <w:spacing w:before="0" w:beforeAutospacing="0"/>
        <w:rPr>
          <w:rFonts w:ascii="ＭＳ ゴシック" w:eastAsia="ＭＳ ゴシック"/>
          <w:sz w:val="20"/>
          <w:highlight w:val="white"/>
        </w:rPr>
      </w:pPr>
      <w:r w:rsidRPr="001740B7">
        <w:rPr>
          <w:rFonts w:ascii="ＭＳ ゴシック" w:eastAsia="ＭＳ ゴシック"/>
          <w:sz w:val="20"/>
          <w:highlight w:val="white"/>
        </w:rPr>
        <w:t xml:space="preserve">    {</w:t>
      </w:r>
    </w:p>
    <w:p w14:paraId="2ABC81B0" w14:textId="15FC2005" w:rsidR="001740B7" w:rsidRPr="001740B7" w:rsidRDefault="001740B7" w:rsidP="001740B7">
      <w:pPr>
        <w:pStyle w:val="15"/>
        <w:spacing w:before="0" w:beforeAutospacing="0"/>
        <w:rPr>
          <w:rFonts w:ascii="ＭＳ ゴシック" w:eastAsia="ＭＳ ゴシック"/>
          <w:sz w:val="20"/>
          <w:highlight w:val="white"/>
        </w:rPr>
      </w:pPr>
      <w:r w:rsidRPr="001740B7">
        <w:rPr>
          <w:rFonts w:ascii="ＭＳ ゴシック" w:eastAsia="ＭＳ ゴシック"/>
          <w:sz w:val="20"/>
          <w:highlight w:val="white"/>
        </w:rPr>
        <w:t xml:space="preserve">        ethernetJ11D.NetworkInterface.Open();</w:t>
      </w:r>
    </w:p>
    <w:p w14:paraId="1CC81595" w14:textId="72568968" w:rsidR="001740B7" w:rsidRPr="001740B7" w:rsidRDefault="001740B7" w:rsidP="001740B7">
      <w:pPr>
        <w:pStyle w:val="15"/>
        <w:spacing w:before="0" w:beforeAutospacing="0"/>
        <w:rPr>
          <w:rFonts w:ascii="ＭＳ ゴシック" w:eastAsia="ＭＳ ゴシック"/>
          <w:sz w:val="20"/>
          <w:highlight w:val="white"/>
        </w:rPr>
      </w:pPr>
      <w:r w:rsidRPr="001740B7">
        <w:rPr>
          <w:rFonts w:ascii="ＭＳ ゴシック" w:eastAsia="ＭＳ ゴシック"/>
          <w:sz w:val="20"/>
          <w:highlight w:val="white"/>
        </w:rPr>
        <w:t xml:space="preserve">    }</w:t>
      </w:r>
    </w:p>
    <w:p w14:paraId="296398A1" w14:textId="2343E73C" w:rsidR="0001101C" w:rsidRPr="0001101C" w:rsidRDefault="0001101C" w:rsidP="001740B7">
      <w:pPr>
        <w:pStyle w:val="15"/>
        <w:spacing w:before="0" w:beforeAutospacing="0"/>
        <w:rPr>
          <w:rFonts w:hAnsi="ＭＳ ゴシック"/>
          <w:sz w:val="20"/>
          <w:szCs w:val="20"/>
          <w:highlight w:val="white"/>
        </w:rPr>
      </w:pPr>
      <w:r w:rsidRPr="001740B7">
        <w:rPr>
          <w:rFonts w:ascii="ＭＳ ゴシック" w:eastAsia="ＭＳ ゴシック" w:hAnsi="ＭＳ ゴシック"/>
          <w:sz w:val="20"/>
          <w:szCs w:val="20"/>
          <w:highlight w:val="white"/>
        </w:rPr>
        <w:t xml:space="preserve">  </w:t>
      </w:r>
      <w:r w:rsidRPr="0001101C">
        <w:rPr>
          <w:rFonts w:hAnsi="ＭＳ ゴシック"/>
          <w:sz w:val="20"/>
          <w:szCs w:val="20"/>
          <w:highlight w:val="white"/>
        </w:rPr>
        <w:t xml:space="preserve">  </w:t>
      </w:r>
      <w:r w:rsidRPr="0001101C">
        <w:rPr>
          <w:rFonts w:hAnsi="ＭＳ ゴシック"/>
          <w:color w:val="0000FF"/>
          <w:sz w:val="20"/>
          <w:szCs w:val="20"/>
          <w:highlight w:val="white"/>
        </w:rPr>
        <w:t>var</w:t>
      </w:r>
      <w:r w:rsidRPr="0001101C">
        <w:rPr>
          <w:rFonts w:hAnsi="ＭＳ ゴシック"/>
          <w:sz w:val="20"/>
          <w:szCs w:val="20"/>
          <w:highlight w:val="white"/>
        </w:rPr>
        <w:t xml:space="preserve"> ipAddress = </w:t>
      </w:r>
      <w:r w:rsidR="0017422C">
        <w:rPr>
          <w:rFonts w:hAnsi="ＭＳ ゴシック" w:hint="eastAsia"/>
          <w:sz w:val="20"/>
          <w:szCs w:val="20"/>
          <w:highlight w:val="white"/>
        </w:rPr>
        <w:t>EGIoTKit.Utility</w:t>
      </w:r>
      <w:r w:rsidRPr="0001101C">
        <w:rPr>
          <w:rFonts w:hAnsi="ＭＳ ゴシック"/>
          <w:sz w:val="20"/>
          <w:szCs w:val="20"/>
          <w:highlight w:val="white"/>
        </w:rPr>
        <w:t>.</w:t>
      </w:r>
      <w:r w:rsidRPr="0001101C">
        <w:rPr>
          <w:rFonts w:hAnsi="ＭＳ ゴシック"/>
          <w:color w:val="2B91AF"/>
          <w:sz w:val="20"/>
          <w:szCs w:val="20"/>
          <w:highlight w:val="white"/>
        </w:rPr>
        <w:t>NetworkUtility</w:t>
      </w:r>
      <w:r w:rsidRPr="0001101C">
        <w:rPr>
          <w:rFonts w:hAnsi="ＭＳ ゴシック"/>
          <w:sz w:val="20"/>
          <w:szCs w:val="20"/>
          <w:highlight w:val="white"/>
        </w:rPr>
        <w:t>.Current.SetupNetwork();</w:t>
      </w:r>
    </w:p>
    <w:p w14:paraId="6CE31FD1" w14:textId="77777777" w:rsidR="0001101C" w:rsidRPr="0001101C" w:rsidRDefault="0001101C" w:rsidP="0001101C">
      <w:pPr>
        <w:pStyle w:val="15"/>
        <w:spacing w:before="0" w:beforeAutospacing="0"/>
        <w:rPr>
          <w:rFonts w:ascii="ＭＳ ゴシック" w:eastAsia="ＭＳ ゴシック" w:hAnsi="ＭＳ ゴシック"/>
          <w:sz w:val="20"/>
          <w:szCs w:val="20"/>
          <w:highlight w:val="white"/>
        </w:rPr>
      </w:pPr>
    </w:p>
    <w:p w14:paraId="60489221" w14:textId="44A0FCB1" w:rsidR="0001101C" w:rsidRPr="0001101C" w:rsidRDefault="0001101C" w:rsidP="0001101C">
      <w:pPr>
        <w:pStyle w:val="15"/>
        <w:spacing w:before="0" w:beforeAutospacing="0"/>
        <w:rPr>
          <w:rFonts w:ascii="ＭＳ ゴシック" w:eastAsia="ＭＳ ゴシック" w:hAnsi="ＭＳ ゴシック"/>
          <w:sz w:val="20"/>
          <w:szCs w:val="20"/>
          <w:highlight w:val="white"/>
        </w:rPr>
      </w:pPr>
      <w:r w:rsidRPr="0001101C">
        <w:rPr>
          <w:rFonts w:ascii="ＭＳ ゴシック" w:eastAsia="ＭＳ ゴシック" w:hAnsi="ＭＳ ゴシック"/>
          <w:sz w:val="20"/>
          <w:szCs w:val="20"/>
          <w:highlight w:val="white"/>
        </w:rPr>
        <w:t xml:space="preserve">    </w:t>
      </w:r>
      <w:r w:rsidRPr="0001101C">
        <w:rPr>
          <w:rFonts w:ascii="ＭＳ ゴシック" w:eastAsia="ＭＳ ゴシック" w:hAnsi="ＭＳ ゴシック"/>
          <w:color w:val="0000FF"/>
          <w:sz w:val="20"/>
          <w:szCs w:val="20"/>
          <w:highlight w:val="white"/>
        </w:rPr>
        <w:t>var</w:t>
      </w:r>
      <w:r w:rsidRPr="0001101C">
        <w:rPr>
          <w:rFonts w:ascii="ＭＳ ゴシック" w:eastAsia="ＭＳ ゴシック" w:hAnsi="ＭＳ ゴシック"/>
          <w:sz w:val="20"/>
          <w:szCs w:val="20"/>
          <w:highlight w:val="white"/>
        </w:rPr>
        <w:t xml:space="preserve"> request = </w:t>
      </w:r>
      <w:r w:rsidRPr="0001101C">
        <w:rPr>
          <w:rFonts w:ascii="ＭＳ ゴシック" w:eastAsia="ＭＳ ゴシック" w:hAnsi="ＭＳ ゴシック"/>
          <w:color w:val="2B91AF"/>
          <w:sz w:val="20"/>
          <w:szCs w:val="20"/>
          <w:highlight w:val="white"/>
        </w:rPr>
        <w:t>HttpWebRequest</w:t>
      </w:r>
      <w:r w:rsidRPr="0001101C">
        <w:rPr>
          <w:rFonts w:ascii="ＭＳ ゴシック" w:eastAsia="ＭＳ ゴシック" w:hAnsi="ＭＳ ゴシック"/>
          <w:sz w:val="20"/>
          <w:szCs w:val="20"/>
          <w:highlight w:val="white"/>
        </w:rPr>
        <w:t>.Create(</w:t>
      </w:r>
      <w:r w:rsidRPr="0001101C">
        <w:rPr>
          <w:rFonts w:ascii="ＭＳ ゴシック" w:eastAsia="ＭＳ ゴシック" w:hAnsi="ＭＳ ゴシック"/>
          <w:color w:val="A31515"/>
          <w:sz w:val="20"/>
          <w:szCs w:val="20"/>
          <w:highlight w:val="white"/>
        </w:rPr>
        <w:t>"http://</w:t>
      </w:r>
      <w:r w:rsidRPr="0001101C">
        <w:rPr>
          <w:rFonts w:ascii="ＭＳ ゴシック" w:eastAsia="ＭＳ ゴシック" w:hAnsi="ＭＳ ゴシック" w:hint="eastAsia"/>
          <w:i/>
          <w:color w:val="A31515"/>
          <w:sz w:val="20"/>
          <w:szCs w:val="20"/>
          <w:highlight w:val="white"/>
        </w:rPr>
        <w:t>[IotCloud]</w:t>
      </w:r>
      <w:r w:rsidRPr="0001101C">
        <w:rPr>
          <w:rFonts w:ascii="ＭＳ ゴシック" w:eastAsia="ＭＳ ゴシック" w:hAnsi="ＭＳ ゴシック"/>
          <w:color w:val="A31515"/>
          <w:sz w:val="20"/>
          <w:szCs w:val="20"/>
          <w:highlight w:val="white"/>
        </w:rPr>
        <w:t>.azurewebsites.net/api/Connect"</w:t>
      </w:r>
      <w:r w:rsidRPr="0001101C">
        <w:rPr>
          <w:rFonts w:ascii="ＭＳ ゴシック" w:eastAsia="ＭＳ ゴシック" w:hAnsi="ＭＳ ゴシック"/>
          <w:sz w:val="20"/>
          <w:szCs w:val="20"/>
          <w:highlight w:val="white"/>
        </w:rPr>
        <w:t xml:space="preserve">) </w:t>
      </w:r>
      <w:r w:rsidRPr="0001101C">
        <w:rPr>
          <w:rFonts w:ascii="ＭＳ ゴシック" w:eastAsia="ＭＳ ゴシック" w:hAnsi="ＭＳ ゴシック"/>
          <w:color w:val="0000FF"/>
          <w:sz w:val="20"/>
          <w:szCs w:val="20"/>
          <w:highlight w:val="white"/>
        </w:rPr>
        <w:t>as</w:t>
      </w:r>
      <w:r w:rsidRPr="0001101C">
        <w:rPr>
          <w:rFonts w:ascii="ＭＳ ゴシック" w:eastAsia="ＭＳ ゴシック" w:hAnsi="ＭＳ ゴシック"/>
          <w:sz w:val="20"/>
          <w:szCs w:val="20"/>
          <w:highlight w:val="white"/>
        </w:rPr>
        <w:t xml:space="preserve"> </w:t>
      </w:r>
      <w:r w:rsidRPr="0001101C">
        <w:rPr>
          <w:rFonts w:ascii="ＭＳ ゴシック" w:eastAsia="ＭＳ ゴシック" w:hAnsi="ＭＳ ゴシック"/>
          <w:color w:val="2B91AF"/>
          <w:sz w:val="20"/>
          <w:szCs w:val="20"/>
          <w:highlight w:val="white"/>
        </w:rPr>
        <w:t>HttpWebRequest</w:t>
      </w:r>
      <w:r w:rsidRPr="0001101C">
        <w:rPr>
          <w:rFonts w:ascii="ＭＳ ゴシック" w:eastAsia="ＭＳ ゴシック" w:hAnsi="ＭＳ ゴシック"/>
          <w:sz w:val="20"/>
          <w:szCs w:val="20"/>
          <w:highlight w:val="white"/>
        </w:rPr>
        <w:t>;</w:t>
      </w:r>
    </w:p>
    <w:p w14:paraId="5B1AE9E8" w14:textId="3181AC82" w:rsidR="0001101C" w:rsidRPr="0001101C" w:rsidRDefault="0001101C" w:rsidP="0001101C">
      <w:pPr>
        <w:pStyle w:val="15"/>
        <w:spacing w:before="0" w:beforeAutospacing="0"/>
        <w:rPr>
          <w:rFonts w:ascii="ＭＳ ゴシック" w:eastAsia="ＭＳ ゴシック" w:hAnsi="ＭＳ ゴシック"/>
          <w:sz w:val="20"/>
          <w:szCs w:val="20"/>
          <w:highlight w:val="white"/>
        </w:rPr>
      </w:pPr>
      <w:r w:rsidRPr="0001101C">
        <w:rPr>
          <w:rFonts w:ascii="ＭＳ ゴシック" w:eastAsia="ＭＳ ゴシック" w:hAnsi="ＭＳ ゴシック"/>
          <w:sz w:val="20"/>
          <w:szCs w:val="20"/>
          <w:highlight w:val="white"/>
        </w:rPr>
        <w:t xml:space="preserve">    request.Headers.Add(</w:t>
      </w:r>
      <w:r w:rsidRPr="0001101C">
        <w:rPr>
          <w:rFonts w:ascii="ＭＳ ゴシック" w:eastAsia="ＭＳ ゴシック" w:hAnsi="ＭＳ ゴシック"/>
          <w:color w:val="A31515"/>
          <w:sz w:val="20"/>
          <w:szCs w:val="20"/>
          <w:highlight w:val="white"/>
        </w:rPr>
        <w:t>"device-id"</w:t>
      </w:r>
      <w:r w:rsidRPr="0001101C">
        <w:rPr>
          <w:rFonts w:ascii="ＭＳ ゴシック" w:eastAsia="ＭＳ ゴシック" w:hAnsi="ＭＳ ゴシック"/>
          <w:sz w:val="20"/>
          <w:szCs w:val="20"/>
          <w:highlight w:val="white"/>
        </w:rPr>
        <w:t>, deviceId.ToString());</w:t>
      </w:r>
    </w:p>
    <w:p w14:paraId="328C5507" w14:textId="7B8C7606" w:rsidR="0001101C" w:rsidRPr="0001101C" w:rsidRDefault="0001101C" w:rsidP="0001101C">
      <w:pPr>
        <w:pStyle w:val="15"/>
        <w:spacing w:before="0" w:beforeAutospacing="0"/>
        <w:rPr>
          <w:rFonts w:ascii="ＭＳ ゴシック" w:eastAsia="ＭＳ ゴシック" w:hAnsi="ＭＳ ゴシック"/>
          <w:sz w:val="20"/>
          <w:szCs w:val="20"/>
          <w:highlight w:val="white"/>
        </w:rPr>
      </w:pPr>
      <w:r w:rsidRPr="0001101C">
        <w:rPr>
          <w:rFonts w:ascii="ＭＳ ゴシック" w:eastAsia="ＭＳ ゴシック" w:hAnsi="ＭＳ ゴシック"/>
          <w:sz w:val="20"/>
          <w:szCs w:val="20"/>
          <w:highlight w:val="white"/>
        </w:rPr>
        <w:t xml:space="preserve">    request.Headers.Add(</w:t>
      </w:r>
      <w:r w:rsidRPr="0001101C">
        <w:rPr>
          <w:rFonts w:ascii="ＭＳ ゴシック" w:eastAsia="ＭＳ ゴシック" w:hAnsi="ＭＳ ゴシック"/>
          <w:color w:val="A31515"/>
          <w:sz w:val="20"/>
          <w:szCs w:val="20"/>
          <w:highlight w:val="white"/>
        </w:rPr>
        <w:t>"device-message"</w:t>
      </w:r>
      <w:r w:rsidRPr="0001101C">
        <w:rPr>
          <w:rFonts w:ascii="ＭＳ ゴシック" w:eastAsia="ＭＳ ゴシック" w:hAnsi="ＭＳ ゴシック"/>
          <w:sz w:val="20"/>
          <w:szCs w:val="20"/>
          <w:highlight w:val="white"/>
        </w:rPr>
        <w:t xml:space="preserve">, </w:t>
      </w:r>
      <w:r w:rsidRPr="0001101C">
        <w:rPr>
          <w:rFonts w:ascii="ＭＳ ゴシック" w:eastAsia="ＭＳ ゴシック" w:hAnsi="ＭＳ ゴシック"/>
          <w:color w:val="A31515"/>
          <w:sz w:val="20"/>
          <w:szCs w:val="20"/>
          <w:highlight w:val="white"/>
        </w:rPr>
        <w:t>"hello from iot-kit"</w:t>
      </w:r>
      <w:r w:rsidRPr="0001101C">
        <w:rPr>
          <w:rFonts w:ascii="ＭＳ ゴシック" w:eastAsia="ＭＳ ゴシック" w:hAnsi="ＭＳ ゴシック"/>
          <w:sz w:val="20"/>
          <w:szCs w:val="20"/>
          <w:highlight w:val="white"/>
        </w:rPr>
        <w:t>);</w:t>
      </w:r>
    </w:p>
    <w:p w14:paraId="4CA6CF06" w14:textId="0ED3CEFD" w:rsidR="0001101C" w:rsidRPr="0001101C" w:rsidRDefault="0001101C" w:rsidP="0001101C">
      <w:pPr>
        <w:pStyle w:val="15"/>
        <w:spacing w:before="0" w:beforeAutospacing="0"/>
        <w:rPr>
          <w:rFonts w:ascii="ＭＳ ゴシック" w:eastAsia="ＭＳ ゴシック" w:hAnsi="ＭＳ ゴシック"/>
          <w:sz w:val="20"/>
          <w:szCs w:val="20"/>
          <w:highlight w:val="white"/>
        </w:rPr>
      </w:pPr>
      <w:r w:rsidRPr="0001101C">
        <w:rPr>
          <w:rFonts w:ascii="ＭＳ ゴシック" w:eastAsia="ＭＳ ゴシック" w:hAnsi="ＭＳ ゴシック"/>
          <w:sz w:val="20"/>
          <w:szCs w:val="20"/>
          <w:highlight w:val="white"/>
        </w:rPr>
        <w:t xml:space="preserve">    </w:t>
      </w:r>
      <w:r w:rsidRPr="0001101C">
        <w:rPr>
          <w:rFonts w:ascii="ＭＳ ゴシック" w:eastAsia="ＭＳ ゴシック" w:hAnsi="ＭＳ ゴシック"/>
          <w:color w:val="0000FF"/>
          <w:sz w:val="20"/>
          <w:szCs w:val="20"/>
          <w:highlight w:val="white"/>
        </w:rPr>
        <w:t>using</w:t>
      </w:r>
      <w:r w:rsidRPr="0001101C">
        <w:rPr>
          <w:rFonts w:ascii="ＭＳ ゴシック" w:eastAsia="ＭＳ ゴシック" w:hAnsi="ＭＳ ゴシック"/>
          <w:sz w:val="20"/>
          <w:szCs w:val="20"/>
          <w:highlight w:val="white"/>
        </w:rPr>
        <w:t xml:space="preserve"> (</w:t>
      </w:r>
      <w:r w:rsidRPr="0001101C">
        <w:rPr>
          <w:rFonts w:ascii="ＭＳ ゴシック" w:eastAsia="ＭＳ ゴシック" w:hAnsi="ＭＳ ゴシック"/>
          <w:color w:val="0000FF"/>
          <w:sz w:val="20"/>
          <w:szCs w:val="20"/>
          <w:highlight w:val="white"/>
        </w:rPr>
        <w:t>var</w:t>
      </w:r>
      <w:r w:rsidRPr="0001101C">
        <w:rPr>
          <w:rFonts w:ascii="ＭＳ ゴシック" w:eastAsia="ＭＳ ゴシック" w:hAnsi="ＭＳ ゴシック"/>
          <w:sz w:val="20"/>
          <w:szCs w:val="20"/>
          <w:highlight w:val="white"/>
        </w:rPr>
        <w:t xml:space="preserve"> response = request.GetResponse() </w:t>
      </w:r>
      <w:r w:rsidRPr="0001101C">
        <w:rPr>
          <w:rFonts w:ascii="ＭＳ ゴシック" w:eastAsia="ＭＳ ゴシック" w:hAnsi="ＭＳ ゴシック"/>
          <w:color w:val="0000FF"/>
          <w:sz w:val="20"/>
          <w:szCs w:val="20"/>
          <w:highlight w:val="white"/>
        </w:rPr>
        <w:t>as</w:t>
      </w:r>
      <w:r w:rsidRPr="0001101C">
        <w:rPr>
          <w:rFonts w:ascii="ＭＳ ゴシック" w:eastAsia="ＭＳ ゴシック" w:hAnsi="ＭＳ ゴシック"/>
          <w:sz w:val="20"/>
          <w:szCs w:val="20"/>
          <w:highlight w:val="white"/>
        </w:rPr>
        <w:t xml:space="preserve"> </w:t>
      </w:r>
      <w:r w:rsidRPr="0001101C">
        <w:rPr>
          <w:rFonts w:ascii="ＭＳ ゴシック" w:eastAsia="ＭＳ ゴシック" w:hAnsi="ＭＳ ゴシック"/>
          <w:color w:val="2B91AF"/>
          <w:sz w:val="20"/>
          <w:szCs w:val="20"/>
          <w:highlight w:val="white"/>
        </w:rPr>
        <w:t>HttpWebResponse</w:t>
      </w:r>
      <w:r w:rsidRPr="0001101C">
        <w:rPr>
          <w:rFonts w:ascii="ＭＳ ゴシック" w:eastAsia="ＭＳ ゴシック" w:hAnsi="ＭＳ ゴシック"/>
          <w:sz w:val="20"/>
          <w:szCs w:val="20"/>
          <w:highlight w:val="white"/>
        </w:rPr>
        <w:t>)</w:t>
      </w:r>
    </w:p>
    <w:p w14:paraId="3660FF15" w14:textId="6B5F7097" w:rsidR="0001101C" w:rsidRPr="0001101C" w:rsidRDefault="0001101C" w:rsidP="0001101C">
      <w:pPr>
        <w:pStyle w:val="15"/>
        <w:spacing w:before="0" w:beforeAutospacing="0"/>
        <w:rPr>
          <w:rFonts w:ascii="ＭＳ ゴシック" w:eastAsia="ＭＳ ゴシック" w:hAnsi="ＭＳ ゴシック"/>
          <w:sz w:val="20"/>
          <w:szCs w:val="20"/>
          <w:highlight w:val="white"/>
        </w:rPr>
      </w:pPr>
      <w:r w:rsidRPr="0001101C">
        <w:rPr>
          <w:rFonts w:ascii="ＭＳ ゴシック" w:eastAsia="ＭＳ ゴシック" w:hAnsi="ＭＳ ゴシック"/>
          <w:sz w:val="20"/>
          <w:szCs w:val="20"/>
          <w:highlight w:val="white"/>
        </w:rPr>
        <w:t xml:space="preserve">    {</w:t>
      </w:r>
    </w:p>
    <w:p w14:paraId="4226A3AB" w14:textId="6EBC436C" w:rsidR="0001101C" w:rsidRPr="0001101C" w:rsidRDefault="0001101C" w:rsidP="0001101C">
      <w:pPr>
        <w:pStyle w:val="15"/>
        <w:spacing w:before="0" w:beforeAutospacing="0"/>
        <w:rPr>
          <w:rFonts w:ascii="ＭＳ ゴシック" w:eastAsia="ＭＳ ゴシック" w:hAnsi="ＭＳ ゴシック"/>
          <w:sz w:val="20"/>
          <w:szCs w:val="20"/>
          <w:highlight w:val="white"/>
        </w:rPr>
      </w:pPr>
      <w:r w:rsidRPr="0001101C">
        <w:rPr>
          <w:rFonts w:ascii="ＭＳ ゴシック" w:eastAsia="ＭＳ ゴシック" w:hAnsi="ＭＳ ゴシック"/>
          <w:sz w:val="20"/>
          <w:szCs w:val="20"/>
          <w:highlight w:val="white"/>
        </w:rPr>
        <w:t xml:space="preserve">        </w:t>
      </w:r>
      <w:r w:rsidRPr="0001101C">
        <w:rPr>
          <w:rFonts w:ascii="ＭＳ ゴシック" w:eastAsia="ＭＳ ゴシック" w:hAnsi="ＭＳ ゴシック"/>
          <w:color w:val="0000FF"/>
          <w:sz w:val="20"/>
          <w:szCs w:val="20"/>
          <w:highlight w:val="white"/>
        </w:rPr>
        <w:t>if</w:t>
      </w:r>
      <w:r w:rsidRPr="0001101C">
        <w:rPr>
          <w:rFonts w:ascii="ＭＳ ゴシック" w:eastAsia="ＭＳ ゴシック" w:hAnsi="ＭＳ ゴシック"/>
          <w:sz w:val="20"/>
          <w:szCs w:val="20"/>
          <w:highlight w:val="white"/>
        </w:rPr>
        <w:t xml:space="preserve"> (response.StatusCode == </w:t>
      </w:r>
      <w:r w:rsidRPr="0001101C">
        <w:rPr>
          <w:rFonts w:ascii="ＭＳ ゴシック" w:eastAsia="ＭＳ ゴシック" w:hAnsi="ＭＳ ゴシック"/>
          <w:color w:val="2B91AF"/>
          <w:sz w:val="20"/>
          <w:szCs w:val="20"/>
          <w:highlight w:val="white"/>
        </w:rPr>
        <w:t>HttpStatusCode</w:t>
      </w:r>
      <w:r w:rsidRPr="0001101C">
        <w:rPr>
          <w:rFonts w:ascii="ＭＳ ゴシック" w:eastAsia="ＭＳ ゴシック" w:hAnsi="ＭＳ ゴシック"/>
          <w:sz w:val="20"/>
          <w:szCs w:val="20"/>
          <w:highlight w:val="white"/>
        </w:rPr>
        <w:t>.OK)</w:t>
      </w:r>
    </w:p>
    <w:p w14:paraId="5F61A532" w14:textId="1CAAAEDE" w:rsidR="0001101C" w:rsidRPr="0001101C" w:rsidRDefault="0001101C" w:rsidP="0001101C">
      <w:pPr>
        <w:pStyle w:val="15"/>
        <w:spacing w:before="0" w:beforeAutospacing="0"/>
        <w:rPr>
          <w:rFonts w:ascii="ＭＳ ゴシック" w:eastAsia="ＭＳ ゴシック" w:hAnsi="ＭＳ ゴシック"/>
          <w:sz w:val="20"/>
          <w:szCs w:val="20"/>
          <w:highlight w:val="white"/>
        </w:rPr>
      </w:pPr>
      <w:r w:rsidRPr="0001101C">
        <w:rPr>
          <w:rFonts w:ascii="ＭＳ ゴシック" w:eastAsia="ＭＳ ゴシック" w:hAnsi="ＭＳ ゴシック"/>
          <w:sz w:val="20"/>
          <w:szCs w:val="20"/>
          <w:highlight w:val="white"/>
        </w:rPr>
        <w:t xml:space="preserve">        {</w:t>
      </w:r>
    </w:p>
    <w:p w14:paraId="400B5358" w14:textId="32C331BC" w:rsidR="0001101C" w:rsidRPr="0001101C" w:rsidRDefault="0001101C" w:rsidP="0001101C">
      <w:pPr>
        <w:pStyle w:val="15"/>
        <w:spacing w:before="0" w:beforeAutospacing="0"/>
        <w:rPr>
          <w:rFonts w:ascii="ＭＳ ゴシック" w:eastAsia="ＭＳ ゴシック" w:hAnsi="ＭＳ ゴシック"/>
          <w:sz w:val="20"/>
          <w:szCs w:val="20"/>
          <w:highlight w:val="white"/>
        </w:rPr>
      </w:pPr>
      <w:r w:rsidRPr="0001101C">
        <w:rPr>
          <w:rFonts w:ascii="ＭＳ ゴシック" w:eastAsia="ＭＳ ゴシック" w:hAnsi="ＭＳ ゴシック"/>
          <w:sz w:val="20"/>
          <w:szCs w:val="20"/>
          <w:highlight w:val="white"/>
        </w:rPr>
        <w:t xml:space="preserve">            </w:t>
      </w:r>
      <w:r w:rsidRPr="0001101C">
        <w:rPr>
          <w:rFonts w:ascii="ＭＳ ゴシック" w:eastAsia="ＭＳ ゴシック" w:hAnsi="ＭＳ ゴシック"/>
          <w:color w:val="0000FF"/>
          <w:sz w:val="20"/>
          <w:szCs w:val="20"/>
          <w:highlight w:val="white"/>
        </w:rPr>
        <w:t>var</w:t>
      </w:r>
      <w:r w:rsidRPr="0001101C">
        <w:rPr>
          <w:rFonts w:ascii="ＭＳ ゴシック" w:eastAsia="ＭＳ ゴシック" w:hAnsi="ＭＳ ゴシック"/>
          <w:sz w:val="20"/>
          <w:szCs w:val="20"/>
          <w:highlight w:val="white"/>
        </w:rPr>
        <w:t xml:space="preserve"> reader = </w:t>
      </w:r>
      <w:r w:rsidRPr="0001101C">
        <w:rPr>
          <w:rFonts w:ascii="ＭＳ ゴシック" w:eastAsia="ＭＳ ゴシック" w:hAnsi="ＭＳ ゴシック"/>
          <w:color w:val="0000FF"/>
          <w:sz w:val="20"/>
          <w:szCs w:val="20"/>
          <w:highlight w:val="white"/>
        </w:rPr>
        <w:t>new</w:t>
      </w:r>
      <w:r w:rsidRPr="0001101C">
        <w:rPr>
          <w:rFonts w:ascii="ＭＳ ゴシック" w:eastAsia="ＭＳ ゴシック" w:hAnsi="ＭＳ ゴシック"/>
          <w:sz w:val="20"/>
          <w:szCs w:val="20"/>
          <w:highlight w:val="white"/>
        </w:rPr>
        <w:t xml:space="preserve"> </w:t>
      </w:r>
      <w:r w:rsidRPr="0001101C">
        <w:rPr>
          <w:rFonts w:ascii="ＭＳ ゴシック" w:eastAsia="ＭＳ ゴシック" w:hAnsi="ＭＳ ゴシック"/>
          <w:color w:val="2B91AF"/>
          <w:sz w:val="20"/>
          <w:szCs w:val="20"/>
          <w:highlight w:val="white"/>
        </w:rPr>
        <w:t>StreamReader</w:t>
      </w:r>
      <w:r w:rsidRPr="0001101C">
        <w:rPr>
          <w:rFonts w:ascii="ＭＳ ゴシック" w:eastAsia="ＭＳ ゴシック" w:hAnsi="ＭＳ ゴシック"/>
          <w:sz w:val="20"/>
          <w:szCs w:val="20"/>
          <w:highlight w:val="white"/>
        </w:rPr>
        <w:t>(response.GetResponseStream());</w:t>
      </w:r>
    </w:p>
    <w:p w14:paraId="0D892B31" w14:textId="1E4E9933" w:rsidR="0001101C" w:rsidRPr="0001101C" w:rsidRDefault="0001101C" w:rsidP="0001101C">
      <w:pPr>
        <w:pStyle w:val="15"/>
        <w:spacing w:before="0" w:beforeAutospacing="0"/>
        <w:rPr>
          <w:rFonts w:ascii="ＭＳ ゴシック" w:eastAsia="ＭＳ ゴシック" w:hAnsi="ＭＳ ゴシック"/>
          <w:sz w:val="20"/>
          <w:szCs w:val="20"/>
          <w:highlight w:val="white"/>
        </w:rPr>
      </w:pPr>
      <w:r w:rsidRPr="0001101C">
        <w:rPr>
          <w:rFonts w:ascii="ＭＳ ゴシック" w:eastAsia="ＭＳ ゴシック" w:hAnsi="ＭＳ ゴシック"/>
          <w:sz w:val="20"/>
          <w:szCs w:val="20"/>
          <w:highlight w:val="white"/>
        </w:rPr>
        <w:t xml:space="preserve">            </w:t>
      </w:r>
      <w:r w:rsidRPr="0001101C">
        <w:rPr>
          <w:rFonts w:ascii="ＭＳ ゴシック" w:eastAsia="ＭＳ ゴシック" w:hAnsi="ＭＳ ゴシック"/>
          <w:color w:val="0000FF"/>
          <w:sz w:val="20"/>
          <w:szCs w:val="20"/>
          <w:highlight w:val="white"/>
        </w:rPr>
        <w:t>string</w:t>
      </w:r>
      <w:r w:rsidRPr="0001101C">
        <w:rPr>
          <w:rFonts w:ascii="ＭＳ ゴシック" w:eastAsia="ＭＳ ゴシック" w:hAnsi="ＭＳ ゴシック"/>
          <w:sz w:val="20"/>
          <w:szCs w:val="20"/>
          <w:highlight w:val="white"/>
        </w:rPr>
        <w:t xml:space="preserve"> message = reader.ReadToEnd();</w:t>
      </w:r>
    </w:p>
    <w:p w14:paraId="624AB092" w14:textId="35C29F4E" w:rsidR="0001101C" w:rsidRPr="0001101C" w:rsidRDefault="0001101C" w:rsidP="0001101C">
      <w:pPr>
        <w:pStyle w:val="15"/>
        <w:spacing w:before="0" w:beforeAutospacing="0"/>
        <w:rPr>
          <w:rFonts w:ascii="ＭＳ ゴシック" w:eastAsia="ＭＳ ゴシック" w:hAnsi="ＭＳ ゴシック"/>
          <w:sz w:val="20"/>
          <w:szCs w:val="20"/>
          <w:highlight w:val="white"/>
        </w:rPr>
      </w:pPr>
      <w:r w:rsidRPr="0001101C">
        <w:rPr>
          <w:rFonts w:ascii="ＭＳ ゴシック" w:eastAsia="ＭＳ ゴシック" w:hAnsi="ＭＳ ゴシック"/>
          <w:sz w:val="20"/>
          <w:szCs w:val="20"/>
          <w:highlight w:val="white"/>
        </w:rPr>
        <w:t xml:space="preserve">            </w:t>
      </w:r>
      <w:r w:rsidRPr="0001101C">
        <w:rPr>
          <w:rFonts w:ascii="ＭＳ ゴシック" w:eastAsia="ＭＳ ゴシック" w:hAnsi="ＭＳ ゴシック"/>
          <w:color w:val="2B91AF"/>
          <w:sz w:val="20"/>
          <w:szCs w:val="20"/>
          <w:highlight w:val="white"/>
        </w:rPr>
        <w:t>Debug</w:t>
      </w:r>
      <w:r w:rsidRPr="0001101C">
        <w:rPr>
          <w:rFonts w:ascii="ＭＳ ゴシック" w:eastAsia="ＭＳ ゴシック" w:hAnsi="ＭＳ ゴシック"/>
          <w:sz w:val="20"/>
          <w:szCs w:val="20"/>
          <w:highlight w:val="white"/>
        </w:rPr>
        <w:t>.Print(message);</w:t>
      </w:r>
    </w:p>
    <w:p w14:paraId="6664AC99" w14:textId="239086F2" w:rsidR="0001101C" w:rsidRPr="0001101C" w:rsidRDefault="0001101C" w:rsidP="0001101C">
      <w:pPr>
        <w:pStyle w:val="15"/>
        <w:spacing w:before="0" w:beforeAutospacing="0"/>
        <w:rPr>
          <w:rFonts w:ascii="ＭＳ ゴシック" w:eastAsia="ＭＳ ゴシック" w:hAnsi="ＭＳ ゴシック"/>
          <w:sz w:val="20"/>
          <w:szCs w:val="20"/>
          <w:highlight w:val="white"/>
        </w:rPr>
      </w:pPr>
      <w:r w:rsidRPr="0001101C">
        <w:rPr>
          <w:rFonts w:ascii="ＭＳ ゴシック" w:eastAsia="ＭＳ ゴシック" w:hAnsi="ＭＳ ゴシック"/>
          <w:sz w:val="20"/>
          <w:szCs w:val="20"/>
          <w:highlight w:val="white"/>
        </w:rPr>
        <w:t xml:space="preserve">        }</w:t>
      </w:r>
    </w:p>
    <w:p w14:paraId="3F3E6870" w14:textId="44B1F09A" w:rsidR="0001101C" w:rsidRPr="0001101C" w:rsidRDefault="0001101C" w:rsidP="0001101C">
      <w:pPr>
        <w:pStyle w:val="15"/>
        <w:spacing w:before="0" w:beforeAutospacing="0"/>
        <w:rPr>
          <w:rFonts w:ascii="ＭＳ ゴシック" w:eastAsia="ＭＳ ゴシック" w:hAnsi="ＭＳ ゴシック"/>
          <w:sz w:val="20"/>
          <w:szCs w:val="20"/>
          <w:highlight w:val="white"/>
        </w:rPr>
      </w:pPr>
      <w:r w:rsidRPr="0001101C">
        <w:rPr>
          <w:rFonts w:ascii="ＭＳ ゴシック" w:eastAsia="ＭＳ ゴシック" w:hAnsi="ＭＳ ゴシック"/>
          <w:sz w:val="20"/>
          <w:szCs w:val="20"/>
          <w:highlight w:val="white"/>
        </w:rPr>
        <w:t xml:space="preserve">    }</w:t>
      </w:r>
    </w:p>
    <w:p w14:paraId="64BFCF51" w14:textId="77777777" w:rsidR="0001101C" w:rsidRDefault="0001101C" w:rsidP="007C6546">
      <w:pPr>
        <w:pStyle w:val="305"/>
        <w:spacing w:after="120"/>
        <w:ind w:leftChars="0" w:left="420"/>
      </w:pPr>
    </w:p>
    <w:p w14:paraId="6F0AE864" w14:textId="7EC3F206" w:rsidR="0001101C" w:rsidRDefault="0001101C" w:rsidP="007C6546">
      <w:pPr>
        <w:pStyle w:val="305"/>
        <w:spacing w:after="120"/>
        <w:ind w:leftChars="0" w:left="420"/>
      </w:pPr>
      <w:r>
        <w:t>[</w:t>
      </w:r>
      <w:r>
        <w:rPr>
          <w:rFonts w:hint="eastAsia"/>
        </w:rPr>
        <w:t>IotCloud</w:t>
      </w:r>
      <w:r>
        <w:t>]</w:t>
      </w:r>
      <w:r>
        <w:rPr>
          <w:rFonts w:hint="eastAsia"/>
        </w:rPr>
        <w:t>の変更は、1-2 と同様に行ってください。上記のコードは1-2とほぼ同じです。</w:t>
      </w:r>
    </w:p>
    <w:p w14:paraId="6B757F92" w14:textId="77777777" w:rsidR="0001101C" w:rsidRDefault="0001101C" w:rsidP="007C6546">
      <w:pPr>
        <w:pStyle w:val="305"/>
        <w:spacing w:after="120"/>
        <w:ind w:leftChars="0" w:left="420"/>
      </w:pPr>
    </w:p>
    <w:p w14:paraId="7FA4F8E0" w14:textId="361ACAAD" w:rsidR="0001101C" w:rsidRPr="006E1995" w:rsidRDefault="0001101C" w:rsidP="0001101C">
      <w:pPr>
        <w:pStyle w:val="3"/>
        <w:spacing w:after="120"/>
        <w:ind w:left="800"/>
      </w:pPr>
      <w:r>
        <w:rPr>
          <w:rFonts w:hint="eastAsia"/>
        </w:rPr>
        <w:t>接続テスト</w:t>
      </w:r>
    </w:p>
    <w:p w14:paraId="15ABECB8" w14:textId="524CB2A5" w:rsidR="0001101C" w:rsidRDefault="0001101C" w:rsidP="0048709E">
      <w:pPr>
        <w:pStyle w:val="305"/>
        <w:spacing w:after="120"/>
        <w:ind w:leftChars="0" w:left="420"/>
      </w:pPr>
      <w:r>
        <w:rPr>
          <w:rFonts w:hint="eastAsia"/>
        </w:rPr>
        <w:t>ハードウェアをUSBで開発しているPCに接続し、F5実行で、デバッグを開始します。後は、1-2の接続テストと同様の手順で、</w:t>
      </w:r>
      <w:r w:rsidR="0048709E">
        <w:rPr>
          <w:rFonts w:hint="eastAsia"/>
        </w:rPr>
        <w:t>IoTKitハードウェア上で動作するアプリの</w:t>
      </w:r>
      <w:r>
        <w:rPr>
          <w:rFonts w:hint="eastAsia"/>
        </w:rPr>
        <w:t>接続テストを</w:t>
      </w:r>
      <w:r w:rsidR="0048709E">
        <w:rPr>
          <w:rFonts w:hint="eastAsia"/>
        </w:rPr>
        <w:t>Visual Studioで</w:t>
      </w:r>
      <w:r>
        <w:rPr>
          <w:rFonts w:hint="eastAsia"/>
        </w:rPr>
        <w:t>行ってください。</w:t>
      </w:r>
    </w:p>
    <w:p w14:paraId="3E87F736" w14:textId="77777777" w:rsidR="007C6546" w:rsidRPr="0048709E" w:rsidRDefault="007C6546">
      <w:pPr>
        <w:widowControl/>
        <w:jc w:val="left"/>
        <w:rPr>
          <w:rStyle w:val="ab"/>
          <w:rFonts w:ascii="メイリオ" w:eastAsia="メイリオ" w:hAnsi="メイリオ" w:cs="ＭＳ 明朝"/>
          <w:color w:val="auto"/>
          <w:szCs w:val="20"/>
          <w:u w:val="none"/>
        </w:rPr>
      </w:pPr>
    </w:p>
    <w:p w14:paraId="361BDB5A" w14:textId="0123A7D1" w:rsidR="007C6546" w:rsidRDefault="007C6546">
      <w:pPr>
        <w:widowControl/>
        <w:jc w:val="left"/>
        <w:rPr>
          <w:rStyle w:val="ab"/>
          <w:rFonts w:ascii="メイリオ" w:eastAsia="メイリオ" w:hAnsi="メイリオ" w:cs="ＭＳ 明朝"/>
          <w:color w:val="auto"/>
          <w:szCs w:val="20"/>
          <w:u w:val="none"/>
        </w:rPr>
      </w:pPr>
      <w:r>
        <w:rPr>
          <w:rStyle w:val="ab"/>
          <w:rFonts w:ascii="メイリオ" w:eastAsia="メイリオ" w:hAnsi="メイリオ" w:cs="ＭＳ 明朝"/>
          <w:color w:val="auto"/>
          <w:szCs w:val="20"/>
          <w:u w:val="none"/>
        </w:rPr>
        <w:br w:type="page"/>
      </w:r>
    </w:p>
    <w:tbl>
      <w:tblPr>
        <w:tblW w:w="0" w:type="auto"/>
        <w:tblInd w:w="108" w:type="dxa"/>
        <w:tblBorders>
          <w:insideH w:val="dotted" w:sz="4" w:space="0" w:color="auto"/>
          <w:insideV w:val="dotted" w:sz="4" w:space="0" w:color="auto"/>
        </w:tblBorders>
        <w:tblLook w:val="01E0" w:firstRow="1" w:lastRow="1" w:firstColumn="1" w:lastColumn="1" w:noHBand="0" w:noVBand="0"/>
      </w:tblPr>
      <w:tblGrid>
        <w:gridCol w:w="9530"/>
      </w:tblGrid>
      <w:tr w:rsidR="00C94119" w:rsidRPr="00982184" w14:paraId="4A6C8254" w14:textId="77777777" w:rsidTr="00B47729">
        <w:trPr>
          <w:cantSplit/>
          <w:trHeight w:val="4854"/>
        </w:trPr>
        <w:tc>
          <w:tcPr>
            <w:tcW w:w="9530" w:type="dxa"/>
            <w:vAlign w:val="bottom"/>
          </w:tcPr>
          <w:p w14:paraId="4A6C8253" w14:textId="0C0DF1B5" w:rsidR="00C94119" w:rsidRPr="008C40EE" w:rsidRDefault="00FF06DC" w:rsidP="00BB167D">
            <w:pPr>
              <w:pStyle w:val="10"/>
              <w:numPr>
                <w:ilvl w:val="0"/>
                <w:numId w:val="1"/>
              </w:numPr>
              <w:wordWrap w:val="0"/>
              <w:snapToGrid w:val="0"/>
              <w:spacing w:after="120" w:line="209" w:lineRule="auto"/>
              <w:ind w:right="400"/>
              <w:rPr>
                <w:rFonts w:ascii="メイリオ" w:eastAsia="メイリオ" w:hAnsi="メイリオ" w:cs="Arial"/>
                <w14:shadow w14:blurRad="50800" w14:dist="38100" w14:dir="2700000" w14:sx="100000" w14:sy="100000" w14:kx="0" w14:ky="0" w14:algn="tl">
                  <w14:srgbClr w14:val="000000">
                    <w14:alpha w14:val="60000"/>
                  </w14:srgbClr>
                </w14:shadow>
              </w:rPr>
            </w:pPr>
            <w:bookmarkStart w:id="34" w:name="_Toc410060094"/>
            <w:r>
              <w:rPr>
                <w:rFonts w:ascii="メイリオ" w:eastAsia="メイリオ" w:hAnsi="メイリオ" w:cs="Arial" w:hint="eastAsia"/>
                <w14:shadow w14:blurRad="50800" w14:dist="38100" w14:dir="2700000" w14:sx="100000" w14:sy="100000" w14:kx="0" w14:ky="0" w14:algn="tl">
                  <w14:srgbClr w14:val="000000">
                    <w14:alpha w14:val="60000"/>
                  </w14:srgbClr>
                </w14:shadow>
              </w:rPr>
              <w:lastRenderedPageBreak/>
              <w:t>Event Hub を通じた接続</w:t>
            </w:r>
            <w:bookmarkEnd w:id="34"/>
          </w:p>
        </w:tc>
      </w:tr>
      <w:tr w:rsidR="00C94119" w:rsidRPr="00C6267F" w14:paraId="4A6C825D" w14:textId="77777777" w:rsidTr="00B47729">
        <w:trPr>
          <w:cantSplit/>
          <w:trHeight w:val="9014"/>
        </w:trPr>
        <w:tc>
          <w:tcPr>
            <w:tcW w:w="9530" w:type="dxa"/>
          </w:tcPr>
          <w:p w14:paraId="4A6C8255" w14:textId="450D8CB2" w:rsidR="00C94119" w:rsidRDefault="00C94119" w:rsidP="00B47729">
            <w:pPr>
              <w:snapToGrid w:val="0"/>
              <w:spacing w:beforeLines="50" w:before="120" w:afterLines="50" w:after="120" w:line="209" w:lineRule="auto"/>
              <w:ind w:leftChars="796" w:left="1592" w:rightChars="229" w:right="458"/>
              <w:rPr>
                <w:rFonts w:ascii="メイリオ" w:eastAsia="メイリオ" w:hAnsi="メイリオ" w:cs="Arial"/>
              </w:rPr>
            </w:pPr>
            <w:r>
              <w:rPr>
                <w:rFonts w:ascii="メイリオ" w:eastAsia="メイリオ" w:hAnsi="メイリオ" w:cs="Arial" w:hint="eastAsia"/>
              </w:rPr>
              <w:t>この</w:t>
            </w:r>
            <w:r w:rsidR="00BB167D">
              <w:rPr>
                <w:rFonts w:ascii="メイリオ" w:eastAsia="メイリオ" w:hAnsi="メイリオ" w:cs="Arial" w:hint="eastAsia"/>
              </w:rPr>
              <w:t>STEP</w:t>
            </w:r>
            <w:r>
              <w:rPr>
                <w:rFonts w:ascii="メイリオ" w:eastAsia="メイリオ" w:hAnsi="メイリオ" w:cs="Arial" w:hint="eastAsia"/>
              </w:rPr>
              <w:t>では、</w:t>
            </w:r>
            <w:r w:rsidR="004013A6">
              <w:rPr>
                <w:rFonts w:ascii="メイリオ" w:eastAsia="メイリオ" w:hAnsi="メイリオ" w:cs="Arial"/>
              </w:rPr>
              <w:t>Azure</w:t>
            </w:r>
            <w:r w:rsidR="00D33759">
              <w:rPr>
                <w:rFonts w:ascii="メイリオ" w:eastAsia="メイリオ" w:hAnsi="メイリオ" w:cs="Arial" w:hint="eastAsia"/>
              </w:rPr>
              <w:t>が提供する</w:t>
            </w:r>
            <w:r w:rsidR="00FF06DC">
              <w:rPr>
                <w:rFonts w:ascii="メイリオ" w:eastAsia="メイリオ" w:hAnsi="メイリオ" w:cs="Arial" w:hint="eastAsia"/>
              </w:rPr>
              <w:t>Event Hub を通じて組込み機器を接続する方法を実習します。</w:t>
            </w:r>
          </w:p>
          <w:p w14:paraId="4A6C8256" w14:textId="77777777" w:rsidR="00C94119" w:rsidRPr="00FB7838" w:rsidRDefault="00C94119" w:rsidP="00B47729">
            <w:pPr>
              <w:snapToGrid w:val="0"/>
              <w:spacing w:beforeLines="50" w:before="120" w:afterLines="50" w:after="120" w:line="209" w:lineRule="auto"/>
              <w:ind w:leftChars="796" w:left="1592"/>
              <w:rPr>
                <w:rFonts w:ascii="メイリオ" w:eastAsia="メイリオ" w:hAnsi="メイリオ" w:cs="Arial"/>
              </w:rPr>
            </w:pPr>
          </w:p>
          <w:p w14:paraId="4A6C8258" w14:textId="662C1C72" w:rsidR="00C94119" w:rsidRPr="009478F1" w:rsidRDefault="00FF06DC" w:rsidP="00B47729">
            <w:pPr>
              <w:numPr>
                <w:ilvl w:val="0"/>
                <w:numId w:val="4"/>
              </w:numPr>
              <w:snapToGrid w:val="0"/>
              <w:spacing w:after="180" w:line="209" w:lineRule="auto"/>
              <w:ind w:leftChars="796" w:left="2012"/>
              <w:rPr>
                <w:rFonts w:ascii="メイリオ" w:eastAsia="メイリオ" w:hAnsi="メイリオ" w:cs="Arial"/>
                <w:b/>
                <w:szCs w:val="20"/>
              </w:rPr>
            </w:pPr>
            <w:r>
              <w:rPr>
                <w:rFonts w:ascii="メイリオ" w:eastAsia="メイリオ" w:hAnsi="メイリオ" w:cs="Arial" w:hint="eastAsia"/>
                <w:b/>
                <w:szCs w:val="20"/>
              </w:rPr>
              <w:t>Event Hub の作成</w:t>
            </w:r>
          </w:p>
          <w:p w14:paraId="0B7066C7" w14:textId="77777777" w:rsidR="00D33759" w:rsidRPr="00FF06DC" w:rsidRDefault="00FF06DC" w:rsidP="00FF06DC">
            <w:pPr>
              <w:numPr>
                <w:ilvl w:val="0"/>
                <w:numId w:val="4"/>
              </w:numPr>
              <w:snapToGrid w:val="0"/>
              <w:spacing w:after="180" w:line="209" w:lineRule="auto"/>
              <w:ind w:leftChars="796" w:left="2012"/>
              <w:rPr>
                <w:rFonts w:ascii="メイリオ" w:eastAsia="メイリオ" w:hAnsi="メイリオ" w:cs="Arial"/>
              </w:rPr>
            </w:pPr>
            <w:r>
              <w:rPr>
                <w:rFonts w:ascii="メイリオ" w:eastAsia="メイリオ" w:hAnsi="メイリオ" w:cs="Arial" w:hint="eastAsia"/>
                <w:b/>
                <w:szCs w:val="20"/>
              </w:rPr>
              <w:t>IoT Kit を接続</w:t>
            </w:r>
          </w:p>
          <w:p w14:paraId="7223903F" w14:textId="347D8359" w:rsidR="00FF06DC" w:rsidRPr="005F13F9" w:rsidRDefault="005F13F9" w:rsidP="00FF06DC">
            <w:pPr>
              <w:numPr>
                <w:ilvl w:val="0"/>
                <w:numId w:val="4"/>
              </w:numPr>
              <w:snapToGrid w:val="0"/>
              <w:spacing w:after="180" w:line="209" w:lineRule="auto"/>
              <w:ind w:leftChars="796" w:left="2012"/>
              <w:rPr>
                <w:rFonts w:ascii="メイリオ" w:eastAsia="メイリオ" w:hAnsi="メイリオ" w:cs="Arial"/>
              </w:rPr>
            </w:pPr>
            <w:r>
              <w:rPr>
                <w:rFonts w:ascii="メイリオ" w:eastAsia="メイリオ" w:hAnsi="メイリオ" w:cs="Arial" w:hint="eastAsia"/>
                <w:noProof/>
              </w:rPr>
              <w:drawing>
                <wp:anchor distT="0" distB="0" distL="114300" distR="114300" simplePos="0" relativeHeight="251666438" behindDoc="0" locked="0" layoutInCell="1" allowOverlap="1" wp14:anchorId="57761AE4" wp14:editId="2EB463D0">
                  <wp:simplePos x="0" y="0"/>
                  <wp:positionH relativeFrom="column">
                    <wp:posOffset>-68080</wp:posOffset>
                  </wp:positionH>
                  <wp:positionV relativeFrom="paragraph">
                    <wp:posOffset>541074</wp:posOffset>
                  </wp:positionV>
                  <wp:extent cx="6050280" cy="2821305"/>
                  <wp:effectExtent l="0" t="0" r="7620" b="0"/>
                  <wp:wrapTopAndBottom/>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tep2.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6050280" cy="2821305"/>
                          </a:xfrm>
                          <a:prstGeom prst="rect">
                            <a:avLst/>
                          </a:prstGeom>
                        </pic:spPr>
                      </pic:pic>
                    </a:graphicData>
                  </a:graphic>
                  <wp14:sizeRelH relativeFrom="margin">
                    <wp14:pctWidth>0</wp14:pctWidth>
                  </wp14:sizeRelH>
                  <wp14:sizeRelV relativeFrom="margin">
                    <wp14:pctHeight>0</wp14:pctHeight>
                  </wp14:sizeRelV>
                </wp:anchor>
              </w:drawing>
            </w:r>
            <w:r w:rsidR="00FF06DC">
              <w:rPr>
                <w:rFonts w:ascii="メイリオ" w:eastAsia="メイリオ" w:hAnsi="メイリオ" w:cs="Arial" w:hint="eastAsia"/>
                <w:b/>
                <w:szCs w:val="20"/>
              </w:rPr>
              <w:t>Event Hub の受信データ確認</w:t>
            </w:r>
          </w:p>
          <w:p w14:paraId="6B1EA25A" w14:textId="77777777" w:rsidR="005F13F9" w:rsidRDefault="005F13F9" w:rsidP="005F13F9">
            <w:pPr>
              <w:snapToGrid w:val="0"/>
              <w:spacing w:after="180" w:line="209" w:lineRule="auto"/>
              <w:ind w:left="2012"/>
              <w:rPr>
                <w:rFonts w:ascii="メイリオ" w:eastAsia="メイリオ" w:hAnsi="メイリオ" w:cs="Arial"/>
              </w:rPr>
            </w:pPr>
          </w:p>
          <w:p w14:paraId="4A6C825C" w14:textId="358B1A52" w:rsidR="00FF06DC" w:rsidRPr="00FF06DC" w:rsidRDefault="00FF06DC" w:rsidP="00FF06DC">
            <w:pPr>
              <w:snapToGrid w:val="0"/>
              <w:spacing w:after="180" w:line="209" w:lineRule="auto"/>
              <w:ind w:left="1592"/>
              <w:rPr>
                <w:rFonts w:ascii="メイリオ" w:eastAsia="メイリオ" w:hAnsi="メイリオ" w:cs="Arial"/>
              </w:rPr>
            </w:pPr>
          </w:p>
        </w:tc>
      </w:tr>
    </w:tbl>
    <w:p w14:paraId="4A6C825E" w14:textId="39D00CFD" w:rsidR="007A54D2" w:rsidRDefault="005F13F9" w:rsidP="007A54D2">
      <w:pPr>
        <w:pStyle w:val="2"/>
        <w:pBdr>
          <w:bottom w:val="single" w:sz="4" w:space="0" w:color="000000"/>
        </w:pBdr>
        <w:spacing w:after="120"/>
      </w:pPr>
      <w:bookmarkStart w:id="35" w:name="_Toc381176767"/>
      <w:bookmarkStart w:id="36" w:name="_Toc381176912"/>
      <w:bookmarkStart w:id="37" w:name="_Toc381176957"/>
      <w:bookmarkStart w:id="38" w:name="_Toc381177005"/>
      <w:bookmarkStart w:id="39" w:name="_Toc381177050"/>
      <w:bookmarkStart w:id="40" w:name="_Toc410060095"/>
      <w:bookmarkEnd w:id="35"/>
      <w:bookmarkEnd w:id="36"/>
      <w:bookmarkEnd w:id="37"/>
      <w:bookmarkEnd w:id="38"/>
      <w:bookmarkEnd w:id="39"/>
      <w:r>
        <w:rPr>
          <w:rFonts w:hint="eastAsia"/>
        </w:rPr>
        <w:lastRenderedPageBreak/>
        <w:t>Event Hub の作成</w:t>
      </w:r>
      <w:bookmarkEnd w:id="40"/>
    </w:p>
    <w:p w14:paraId="315E3223" w14:textId="6A1D98E1" w:rsidR="00C400E3" w:rsidRDefault="00C400E3" w:rsidP="00A77386">
      <w:pPr>
        <w:pStyle w:val="305"/>
        <w:spacing w:after="120"/>
        <w:ind w:leftChars="0" w:left="0"/>
      </w:pPr>
      <w:r>
        <w:rPr>
          <w:rFonts w:hint="eastAsia"/>
        </w:rPr>
        <w:t>まず、Microsoft Azure 上に、組込み機器とクラウドの接続をハイパフォーマンスに行うEvent Hub を作成します。</w:t>
      </w:r>
    </w:p>
    <w:p w14:paraId="0C7ECEFA" w14:textId="0990AB6E" w:rsidR="00C400E3" w:rsidRDefault="00F548A7" w:rsidP="00A77386">
      <w:pPr>
        <w:pStyle w:val="305"/>
        <w:spacing w:after="120"/>
        <w:ind w:leftChars="0" w:left="0"/>
      </w:pPr>
      <w:hyperlink r:id="rId52" w:history="1">
        <w:r w:rsidR="00C400E3" w:rsidRPr="00A80A08">
          <w:rPr>
            <w:rStyle w:val="ab"/>
            <w:rFonts w:hint="eastAsia"/>
          </w:rPr>
          <w:t>h</w:t>
        </w:r>
        <w:r w:rsidR="00C400E3" w:rsidRPr="00A80A08">
          <w:rPr>
            <w:rStyle w:val="ab"/>
          </w:rPr>
          <w:t>ttp://manage.windowsazure.com</w:t>
        </w:r>
      </w:hyperlink>
      <w:r w:rsidR="00C400E3">
        <w:t xml:space="preserve"> </w:t>
      </w:r>
      <w:r w:rsidR="00C400E3">
        <w:rPr>
          <w:rFonts w:hint="eastAsia"/>
        </w:rPr>
        <w:t>をブラウザで開き、サブスクリプション契約したアカウントでサインインします。</w:t>
      </w:r>
    </w:p>
    <w:p w14:paraId="0E0D4C44" w14:textId="2589AA41" w:rsidR="00C400E3" w:rsidRDefault="00EE5784" w:rsidP="00A77386">
      <w:pPr>
        <w:pStyle w:val="305"/>
        <w:spacing w:after="120"/>
        <w:ind w:leftChars="0" w:left="0"/>
      </w:pPr>
      <w:r>
        <w:rPr>
          <w:rFonts w:hint="eastAsia"/>
          <w:noProof/>
        </w:rPr>
        <w:drawing>
          <wp:inline distT="0" distB="0" distL="0" distR="0" wp14:anchorId="2D554479" wp14:editId="75DEE217">
            <wp:extent cx="5407621" cy="2633700"/>
            <wp:effectExtent l="0" t="0" r="3175" b="0"/>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tep2-1-1.png"/>
                    <pic:cNvPicPr/>
                  </pic:nvPicPr>
                  <pic:blipFill>
                    <a:blip r:embed="rId53">
                      <a:extLst>
                        <a:ext uri="{28A0092B-C50C-407E-A947-70E740481C1C}">
                          <a14:useLocalDpi xmlns:a14="http://schemas.microsoft.com/office/drawing/2010/main" val="0"/>
                        </a:ext>
                      </a:extLst>
                    </a:blip>
                    <a:stretch>
                      <a:fillRect/>
                    </a:stretch>
                  </pic:blipFill>
                  <pic:spPr>
                    <a:xfrm>
                      <a:off x="0" y="0"/>
                      <a:ext cx="5407621" cy="2633700"/>
                    </a:xfrm>
                    <a:prstGeom prst="rect">
                      <a:avLst/>
                    </a:prstGeom>
                  </pic:spPr>
                </pic:pic>
              </a:graphicData>
            </a:graphic>
          </wp:inline>
        </w:drawing>
      </w:r>
    </w:p>
    <w:p w14:paraId="02947316" w14:textId="51355ABB" w:rsidR="00EE5784" w:rsidRDefault="00EE5784" w:rsidP="00EE5784">
      <w:pPr>
        <w:pStyle w:val="305"/>
        <w:spacing w:after="120"/>
        <w:ind w:leftChars="0" w:left="0"/>
      </w:pPr>
      <w:r>
        <w:rPr>
          <w:rFonts w:hint="eastAsia"/>
        </w:rPr>
        <w:t>（①）左下の“＋新規”をクリックし、（②）“アプリケーション”→“Service Bus”→“イベントハブ”の順番に選択し、“カスタム作成”を選択します。</w:t>
      </w:r>
    </w:p>
    <w:p w14:paraId="66AA37E2" w14:textId="7AFDFA83" w:rsidR="00EE5784" w:rsidRDefault="00EE5784" w:rsidP="00EE5784">
      <w:pPr>
        <w:pStyle w:val="305"/>
        <w:spacing w:after="120"/>
        <w:ind w:leftChars="0" w:left="0"/>
      </w:pPr>
      <w:r>
        <w:rPr>
          <w:noProof/>
        </w:rPr>
        <w:drawing>
          <wp:inline distT="0" distB="0" distL="0" distR="0" wp14:anchorId="7C807EE1" wp14:editId="2138C123">
            <wp:extent cx="6120130" cy="2316480"/>
            <wp:effectExtent l="0" t="0" r="0" b="7620"/>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tep2－1－2.png"/>
                    <pic:cNvPicPr/>
                  </pic:nvPicPr>
                  <pic:blipFill>
                    <a:blip r:embed="rId54">
                      <a:extLst>
                        <a:ext uri="{28A0092B-C50C-407E-A947-70E740481C1C}">
                          <a14:useLocalDpi xmlns:a14="http://schemas.microsoft.com/office/drawing/2010/main" val="0"/>
                        </a:ext>
                      </a:extLst>
                    </a:blip>
                    <a:stretch>
                      <a:fillRect/>
                    </a:stretch>
                  </pic:blipFill>
                  <pic:spPr>
                    <a:xfrm>
                      <a:off x="0" y="0"/>
                      <a:ext cx="6120130" cy="2316480"/>
                    </a:xfrm>
                    <a:prstGeom prst="rect">
                      <a:avLst/>
                    </a:prstGeom>
                  </pic:spPr>
                </pic:pic>
              </a:graphicData>
            </a:graphic>
          </wp:inline>
        </w:drawing>
      </w:r>
    </w:p>
    <w:p w14:paraId="5A746756" w14:textId="77777777" w:rsidR="00EE5784" w:rsidRDefault="00EE5784" w:rsidP="00EE5784">
      <w:pPr>
        <w:pStyle w:val="305"/>
        <w:spacing w:after="120"/>
        <w:ind w:leftChars="0" w:left="0"/>
      </w:pPr>
      <w:r>
        <w:rPr>
          <w:rFonts w:hint="eastAsia"/>
        </w:rPr>
        <w:t>以下のように（①）“新しいイベントハブの追加”の項目に入力します。</w:t>
      </w:r>
    </w:p>
    <w:p w14:paraId="1BF8B750" w14:textId="108D6922" w:rsidR="00EE5784" w:rsidRDefault="00EE5784" w:rsidP="00EE5784">
      <w:pPr>
        <w:pStyle w:val="305"/>
        <w:numPr>
          <w:ilvl w:val="0"/>
          <w:numId w:val="83"/>
        </w:numPr>
        <w:spacing w:after="120"/>
        <w:ind w:leftChars="0"/>
      </w:pPr>
      <w:r>
        <w:rPr>
          <w:rFonts w:hint="eastAsia"/>
        </w:rPr>
        <w:t>“イベントハブ名”</w:t>
      </w:r>
      <w:r>
        <w:rPr>
          <w:rFonts w:hint="eastAsia"/>
        </w:rPr>
        <w:tab/>
        <w:t>→　“</w:t>
      </w:r>
      <w:r w:rsidR="00C04DB2">
        <w:rPr>
          <w:rFonts w:hint="eastAsia"/>
        </w:rPr>
        <w:t>device</w:t>
      </w:r>
      <w:r>
        <w:rPr>
          <w:rFonts w:hint="eastAsia"/>
        </w:rPr>
        <w:t>”</w:t>
      </w:r>
    </w:p>
    <w:p w14:paraId="719CD258" w14:textId="56DE678B" w:rsidR="00EE5784" w:rsidRDefault="00EE5784" w:rsidP="00EE5784">
      <w:pPr>
        <w:pStyle w:val="305"/>
        <w:numPr>
          <w:ilvl w:val="0"/>
          <w:numId w:val="83"/>
        </w:numPr>
        <w:spacing w:after="120"/>
        <w:ind w:leftChars="0"/>
      </w:pPr>
      <w:r>
        <w:rPr>
          <w:rFonts w:hint="eastAsia"/>
        </w:rPr>
        <w:t>“地域”</w:t>
      </w:r>
      <w:r>
        <w:tab/>
      </w:r>
      <w:r>
        <w:rPr>
          <w:rFonts w:hint="eastAsia"/>
        </w:rPr>
        <w:t>→ 好きな地域を選んでください</w:t>
      </w:r>
    </w:p>
    <w:p w14:paraId="2D371298" w14:textId="75BA41B8" w:rsidR="00EE5784" w:rsidRDefault="00EE5784" w:rsidP="00EE5784">
      <w:pPr>
        <w:pStyle w:val="305"/>
        <w:numPr>
          <w:ilvl w:val="0"/>
          <w:numId w:val="83"/>
        </w:numPr>
        <w:spacing w:after="120"/>
        <w:ind w:leftChars="0"/>
      </w:pPr>
      <w:r>
        <w:rPr>
          <w:rFonts w:hint="eastAsia"/>
        </w:rPr>
        <w:t>“名前空間”</w:t>
      </w:r>
      <w:r>
        <w:rPr>
          <w:rFonts w:hint="eastAsia"/>
        </w:rPr>
        <w:tab/>
        <w:t>→　“新しい名前空間を作成する” を選択</w:t>
      </w:r>
    </w:p>
    <w:p w14:paraId="057834C5" w14:textId="2D02366A" w:rsidR="00EE5784" w:rsidRDefault="00EE5784" w:rsidP="00EE5784">
      <w:pPr>
        <w:pStyle w:val="305"/>
        <w:numPr>
          <w:ilvl w:val="0"/>
          <w:numId w:val="83"/>
        </w:numPr>
        <w:spacing w:after="120"/>
        <w:ind w:leftChars="0"/>
      </w:pPr>
      <w:r>
        <w:rPr>
          <w:rFonts w:hint="eastAsia"/>
        </w:rPr>
        <w:t>“名前空間名”</w:t>
      </w:r>
      <w:r>
        <w:tab/>
      </w:r>
      <w:r>
        <w:rPr>
          <w:rFonts w:hint="eastAsia"/>
        </w:rPr>
        <w:t>→　※ネット上で一意の名前になるので、適宜、未登録の名前を入力します</w:t>
      </w:r>
    </w:p>
    <w:p w14:paraId="48EE4418" w14:textId="684FA634" w:rsidR="00EE5784" w:rsidRDefault="00EE5784" w:rsidP="00EE5784">
      <w:pPr>
        <w:pStyle w:val="305"/>
        <w:spacing w:after="120"/>
        <w:ind w:leftChars="0" w:left="0"/>
      </w:pPr>
      <w:r>
        <w:rPr>
          <w:rFonts w:hint="eastAsia"/>
        </w:rPr>
        <w:t>“名前空間名”は、この実習書では、“</w:t>
      </w:r>
      <w:r w:rsidRPr="00EE5784">
        <w:rPr>
          <w:i/>
        </w:rPr>
        <w:t>iot-eventhub-ns</w:t>
      </w:r>
      <w:r>
        <w:t>”</w:t>
      </w:r>
      <w:r>
        <w:rPr>
          <w:rFonts w:hint="eastAsia"/>
        </w:rPr>
        <w:t>と以降表記します。各自が作成した名前空間名に適宜置き換えを行ってください。入力し終わったら、右下の→ボタンをクリックします。</w:t>
      </w:r>
    </w:p>
    <w:p w14:paraId="220CE7FF" w14:textId="223EF8C1" w:rsidR="00EE5784" w:rsidRDefault="00EE5784" w:rsidP="00EE5784">
      <w:pPr>
        <w:pStyle w:val="305"/>
        <w:spacing w:after="120"/>
        <w:ind w:leftChars="0" w:left="0"/>
      </w:pPr>
      <w:r>
        <w:rPr>
          <w:rFonts w:hint="eastAsia"/>
        </w:rPr>
        <w:lastRenderedPageBreak/>
        <w:t>以下のように（②）”イベントハブの構成“の項目に入力します。</w:t>
      </w:r>
    </w:p>
    <w:p w14:paraId="64D9CB5E" w14:textId="4D4DA9FD" w:rsidR="00EE5784" w:rsidRDefault="00EE5784" w:rsidP="00EE5784">
      <w:pPr>
        <w:pStyle w:val="305"/>
        <w:spacing w:after="120"/>
        <w:ind w:leftChars="0" w:left="0"/>
      </w:pPr>
      <w:r>
        <w:rPr>
          <w:rFonts w:hint="eastAsia"/>
        </w:rPr>
        <w:t>パーティション数</w:t>
      </w:r>
      <w:r>
        <w:tab/>
      </w:r>
      <w:r>
        <w:rPr>
          <w:rFonts w:hint="eastAsia"/>
        </w:rPr>
        <w:t>→ 実習用として“8”を入力</w:t>
      </w:r>
    </w:p>
    <w:p w14:paraId="377F27ED" w14:textId="05A21EB7" w:rsidR="00EE5784" w:rsidRDefault="00EE5784" w:rsidP="00EE5784">
      <w:pPr>
        <w:pStyle w:val="305"/>
        <w:spacing w:after="120"/>
        <w:ind w:leftChars="0" w:left="0"/>
      </w:pPr>
      <w:r>
        <w:rPr>
          <w:rFonts w:hint="eastAsia"/>
        </w:rPr>
        <w:t>メッセージの</w:t>
      </w:r>
      <w:r w:rsidR="00C04DB2">
        <w:rPr>
          <w:rFonts w:hint="eastAsia"/>
        </w:rPr>
        <w:t>保有期間</w:t>
      </w:r>
      <w:r w:rsidR="00C04DB2">
        <w:tab/>
      </w:r>
      <w:r w:rsidR="00C04DB2">
        <w:rPr>
          <w:rFonts w:hint="eastAsia"/>
        </w:rPr>
        <w:t>→ 実習用として“１”を入力</w:t>
      </w:r>
    </w:p>
    <w:p w14:paraId="37810C07" w14:textId="0B9B7C09" w:rsidR="00C04DB2" w:rsidRDefault="00C04DB2" w:rsidP="00EE5784">
      <w:pPr>
        <w:pStyle w:val="305"/>
        <w:spacing w:after="120"/>
        <w:ind w:leftChars="0" w:left="0"/>
        <w:rPr>
          <w:rFonts w:ascii="Segoe UI Symbol" w:hAnsi="Segoe UI Symbol" w:cs="Segoe UI Symbol"/>
        </w:rPr>
      </w:pPr>
      <w:r>
        <w:rPr>
          <w:rFonts w:hint="eastAsia"/>
        </w:rPr>
        <w:t>実際のIoTシステム構築時には、この二つの値は、システムの特性、規模に応じて設定することになります。入力し終わったら、右下の</w:t>
      </w:r>
      <w:r>
        <w:rPr>
          <w:rFonts w:ascii="Segoe UI Symbol" w:hAnsi="Segoe UI Symbol" w:cs="Segoe UI Symbol" w:hint="eastAsia"/>
        </w:rPr>
        <w:t>✓ボタンをクリックします。</w:t>
      </w:r>
    </w:p>
    <w:p w14:paraId="66F225A2" w14:textId="7887C200" w:rsidR="00C04DB2" w:rsidRDefault="00C04DB2" w:rsidP="00EE5784">
      <w:pPr>
        <w:pStyle w:val="305"/>
        <w:spacing w:after="120"/>
        <w:ind w:leftChars="0" w:left="0"/>
        <w:rPr>
          <w:rFonts w:ascii="Segoe UI Symbol" w:hAnsi="Segoe UI Symbol" w:cs="Segoe UI Symbol"/>
        </w:rPr>
      </w:pPr>
      <w:r>
        <w:rPr>
          <w:rFonts w:ascii="Segoe UI Symbol" w:hAnsi="Segoe UI Symbol" w:cs="Segoe UI Symbol" w:hint="eastAsia"/>
        </w:rPr>
        <w:t>以上で、イベントハブが出来上がりました。以降のステップで使う、</w:t>
      </w:r>
      <w:r w:rsidR="00B86835">
        <w:rPr>
          <w:rFonts w:ascii="Segoe UI Symbol" w:hAnsi="Segoe UI Symbol" w:cs="Segoe UI Symbol" w:hint="eastAsia"/>
        </w:rPr>
        <w:t>アクセスキーを確認しておきます。</w:t>
      </w:r>
    </w:p>
    <w:p w14:paraId="6C33E3DE" w14:textId="6B704753" w:rsidR="00B86835" w:rsidRDefault="00B86835" w:rsidP="00EE5784">
      <w:pPr>
        <w:pStyle w:val="305"/>
        <w:spacing w:after="120"/>
        <w:ind w:leftChars="0" w:left="0"/>
      </w:pPr>
      <w:r>
        <w:rPr>
          <w:rFonts w:hint="eastAsia"/>
        </w:rPr>
        <w:t>左のタブの“Service Bus”を選択し、表示されたリストから先程作成した名前空間を選択し、ダブルクリックします。（①）“構成”をクリックして、</w:t>
      </w:r>
    </w:p>
    <w:p w14:paraId="490C69EE" w14:textId="08325C11" w:rsidR="00B86835" w:rsidRDefault="00B86835" w:rsidP="00EE5784">
      <w:pPr>
        <w:pStyle w:val="305"/>
        <w:spacing w:after="120"/>
        <w:ind w:leftChars="0" w:left="0"/>
      </w:pPr>
      <w:r>
        <w:rPr>
          <w:rFonts w:hint="eastAsia"/>
          <w:noProof/>
        </w:rPr>
        <w:drawing>
          <wp:inline distT="0" distB="0" distL="0" distR="0" wp14:anchorId="0F02A2AA" wp14:editId="3B3EFB1E">
            <wp:extent cx="4078577" cy="2408129"/>
            <wp:effectExtent l="0" t="0" r="0" b="0"/>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tep2-1-3.png"/>
                    <pic:cNvPicPr/>
                  </pic:nvPicPr>
                  <pic:blipFill>
                    <a:blip r:embed="rId55">
                      <a:extLst>
                        <a:ext uri="{28A0092B-C50C-407E-A947-70E740481C1C}">
                          <a14:useLocalDpi xmlns:a14="http://schemas.microsoft.com/office/drawing/2010/main" val="0"/>
                        </a:ext>
                      </a:extLst>
                    </a:blip>
                    <a:stretch>
                      <a:fillRect/>
                    </a:stretch>
                  </pic:blipFill>
                  <pic:spPr>
                    <a:xfrm>
                      <a:off x="0" y="0"/>
                      <a:ext cx="4078577" cy="2408129"/>
                    </a:xfrm>
                    <a:prstGeom prst="rect">
                      <a:avLst/>
                    </a:prstGeom>
                  </pic:spPr>
                </pic:pic>
              </a:graphicData>
            </a:graphic>
          </wp:inline>
        </w:drawing>
      </w:r>
    </w:p>
    <w:p w14:paraId="7A34759A" w14:textId="4DC9908B" w:rsidR="00B86835" w:rsidRDefault="00B86835" w:rsidP="00EE5784">
      <w:pPr>
        <w:pStyle w:val="305"/>
        <w:spacing w:after="120"/>
        <w:ind w:leftChars="0" w:left="0"/>
      </w:pPr>
      <w:r>
        <w:rPr>
          <w:rFonts w:hint="eastAsia"/>
        </w:rPr>
        <w:t>表示された、“RootManageSharedAccessKey”のプライマリーキーをコピーしておきます。</w:t>
      </w:r>
    </w:p>
    <w:p w14:paraId="4C253B8B" w14:textId="2DC8602C" w:rsidR="00B86835" w:rsidRDefault="00B86835" w:rsidP="00B86835">
      <w:pPr>
        <w:pStyle w:val="2"/>
        <w:spacing w:after="120"/>
      </w:pPr>
      <w:bookmarkStart w:id="41" w:name="_Toc410060096"/>
      <w:r>
        <w:rPr>
          <w:rFonts w:hint="eastAsia"/>
        </w:rPr>
        <w:lastRenderedPageBreak/>
        <w:t>IoT Kit を Event Hub につなぐ</w:t>
      </w:r>
      <w:bookmarkEnd w:id="41"/>
    </w:p>
    <w:p w14:paraId="48BAF8CA" w14:textId="45B5F726" w:rsidR="00B86835" w:rsidRDefault="00B86835" w:rsidP="00B86835">
      <w:pPr>
        <w:pStyle w:val="305"/>
        <w:spacing w:after="120"/>
        <w:ind w:leftChars="0" w:left="0"/>
      </w:pPr>
      <w:r>
        <w:rPr>
          <w:rFonts w:hint="eastAsia"/>
        </w:rPr>
        <w:t>次に実際のハードウェアを使ったEvent Hubへの接続を実習します。</w:t>
      </w:r>
    </w:p>
    <w:p w14:paraId="7FA0DC57" w14:textId="1C2DF318" w:rsidR="00B86835" w:rsidRPr="0009574E" w:rsidRDefault="00C471C7" w:rsidP="00B86835">
      <w:pPr>
        <w:pStyle w:val="3"/>
        <w:spacing w:after="120"/>
      </w:pPr>
      <w:r>
        <w:rPr>
          <w:rFonts w:hint="eastAsia"/>
        </w:rPr>
        <w:t>Amqp .NET Lite ライブラリをダウンロード</w:t>
      </w:r>
    </w:p>
    <w:p w14:paraId="601442DF" w14:textId="77777777" w:rsidR="000944F0" w:rsidRDefault="000944F0" w:rsidP="00B86835">
      <w:pPr>
        <w:pStyle w:val="305"/>
        <w:spacing w:after="120"/>
        <w:ind w:leftChars="0" w:left="0"/>
      </w:pPr>
      <w:r>
        <w:rPr>
          <w:rFonts w:hint="eastAsia"/>
        </w:rPr>
        <w:t>IoT Kit を Event Hub に接続するために、オープンソースで提供されている、AMQP.NET Liteを使用します。</w:t>
      </w:r>
    </w:p>
    <w:p w14:paraId="7C7C59F1" w14:textId="5E3604AE" w:rsidR="000944F0" w:rsidRDefault="00F548A7" w:rsidP="00B86835">
      <w:pPr>
        <w:pStyle w:val="305"/>
        <w:spacing w:after="120"/>
        <w:ind w:leftChars="0" w:left="0"/>
      </w:pPr>
      <w:hyperlink r:id="rId56" w:history="1">
        <w:r w:rsidR="000944F0" w:rsidRPr="00E34EF0">
          <w:rPr>
            <w:rStyle w:val="ab"/>
          </w:rPr>
          <w:t>http://amqpnetlite.codeplex.com/</w:t>
        </w:r>
      </w:hyperlink>
    </w:p>
    <w:p w14:paraId="3DC2B699" w14:textId="2D0B698E" w:rsidR="000944F0" w:rsidRDefault="000944F0" w:rsidP="00B86835">
      <w:pPr>
        <w:pStyle w:val="305"/>
        <w:spacing w:after="120"/>
        <w:ind w:leftChars="0" w:left="0"/>
      </w:pPr>
      <w:r>
        <w:rPr>
          <w:rFonts w:hint="eastAsia"/>
        </w:rPr>
        <w:t>の、“SOURCE CODE”タブをクリックして表示されたページの“Download”をクリックし、ZIPファイルをダウンロードします。ダウンロードしたZIPファイルは、適当な場所に解凍してください。</w:t>
      </w:r>
    </w:p>
    <w:p w14:paraId="29DD4A8C" w14:textId="2D170B15" w:rsidR="000944F0" w:rsidRDefault="000944F0" w:rsidP="00B86835">
      <w:pPr>
        <w:pStyle w:val="305"/>
        <w:spacing w:after="120"/>
        <w:ind w:leftChars="0" w:left="0"/>
      </w:pPr>
      <w:r>
        <w:rPr>
          <w:rFonts w:hint="eastAsia"/>
        </w:rPr>
        <w:t>Gadgeteer プロジェクトへのライブラリの組み込み方法は、以下の通りです。</w:t>
      </w:r>
    </w:p>
    <w:p w14:paraId="6810E5E4" w14:textId="133201A0" w:rsidR="000944F0" w:rsidRDefault="000944F0" w:rsidP="00B86835">
      <w:pPr>
        <w:pStyle w:val="305"/>
        <w:spacing w:after="120"/>
        <w:ind w:leftChars="0" w:left="0"/>
      </w:pPr>
      <w:r>
        <w:rPr>
          <w:rFonts w:hint="eastAsia"/>
        </w:rPr>
        <w:t>Visual Studio で作成した Gadgeteer プロジェクトをソリューションビューで表示し、ソリューションアイコンを右クリックします。プルダウンメニューで、“追加”→”既存のプロジェクト“を選択します。</w:t>
      </w:r>
    </w:p>
    <w:p w14:paraId="0075165E" w14:textId="26A282A0" w:rsidR="000944F0" w:rsidRDefault="000944F0" w:rsidP="00B86835">
      <w:pPr>
        <w:pStyle w:val="305"/>
        <w:spacing w:after="120"/>
        <w:ind w:leftChars="0" w:left="0"/>
      </w:pPr>
      <w:r>
        <w:rPr>
          <w:rFonts w:hint="eastAsia"/>
          <w:noProof/>
        </w:rPr>
        <w:drawing>
          <wp:inline distT="0" distB="0" distL="0" distR="0" wp14:anchorId="4379FBF2" wp14:editId="121B6412">
            <wp:extent cx="2761727" cy="2024047"/>
            <wp:effectExtent l="0" t="0" r="0" b="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tep2-2.png"/>
                    <pic:cNvPicPr/>
                  </pic:nvPicPr>
                  <pic:blipFill>
                    <a:blip r:embed="rId57">
                      <a:extLst>
                        <a:ext uri="{28A0092B-C50C-407E-A947-70E740481C1C}">
                          <a14:useLocalDpi xmlns:a14="http://schemas.microsoft.com/office/drawing/2010/main" val="0"/>
                        </a:ext>
                      </a:extLst>
                    </a:blip>
                    <a:stretch>
                      <a:fillRect/>
                    </a:stretch>
                  </pic:blipFill>
                  <pic:spPr>
                    <a:xfrm>
                      <a:off x="0" y="0"/>
                      <a:ext cx="2761727" cy="2024047"/>
                    </a:xfrm>
                    <a:prstGeom prst="rect">
                      <a:avLst/>
                    </a:prstGeom>
                  </pic:spPr>
                </pic:pic>
              </a:graphicData>
            </a:graphic>
          </wp:inline>
        </w:drawing>
      </w:r>
    </w:p>
    <w:p w14:paraId="3FDAB0B9" w14:textId="0D360AEC" w:rsidR="000944F0" w:rsidRDefault="00347D66" w:rsidP="00B86835">
      <w:pPr>
        <w:pStyle w:val="305"/>
        <w:spacing w:after="120"/>
        <w:ind w:leftChars="0" w:left="0"/>
      </w:pPr>
      <w:r>
        <w:rPr>
          <w:rFonts w:hint="eastAsia"/>
        </w:rPr>
        <w:t>解凍した</w:t>
      </w:r>
      <w:r w:rsidR="000944F0">
        <w:rPr>
          <w:rFonts w:hint="eastAsia"/>
        </w:rPr>
        <w:t>したAMQP</w:t>
      </w:r>
      <w:r>
        <w:rPr>
          <w:rFonts w:hint="eastAsia"/>
        </w:rPr>
        <w:t xml:space="preserve"> .NET Liteのsrcフォルダーに入っている、Gadgeteerを.NET Micro Framework 4.2でアプリを開発する場合はAmqp.NetMF42 という名前のC#プロジェクトファイルを、.NET Micro Framework 4.3の場合は、Amqp.NetMF43を、選択します。</w:t>
      </w:r>
      <w:r w:rsidR="00DC13C3">
        <w:rPr>
          <w:rFonts w:hint="eastAsia"/>
        </w:rPr>
        <w:t>さらに、1.3で説明したNETMFCloud プロジェクトも追加してください。</w:t>
      </w:r>
    </w:p>
    <w:p w14:paraId="6527E35D" w14:textId="5243A31E" w:rsidR="00347D66" w:rsidRDefault="00347D66" w:rsidP="00B86835">
      <w:pPr>
        <w:pStyle w:val="305"/>
        <w:spacing w:after="120"/>
        <w:ind w:leftChars="0" w:left="0"/>
      </w:pPr>
      <w:r>
        <w:rPr>
          <w:rFonts w:hint="eastAsia"/>
        </w:rPr>
        <w:t>次に、Gadgeteer プロジェクトの参照設定を右クリックし、“参照の追加”を選択して追加したAmqp.NetMF4xプロジェクトを参照追加してください。</w:t>
      </w:r>
    </w:p>
    <w:p w14:paraId="7779F37B" w14:textId="28EAC77A" w:rsidR="00C471C7" w:rsidRPr="0009574E" w:rsidRDefault="00C471C7" w:rsidP="00C471C7">
      <w:pPr>
        <w:pStyle w:val="3"/>
        <w:spacing w:after="120"/>
      </w:pPr>
      <w:r>
        <w:rPr>
          <w:rFonts w:hint="eastAsia"/>
        </w:rPr>
        <w:t>IoT Kit を接続する</w:t>
      </w:r>
    </w:p>
    <w:p w14:paraId="4A6C8260" w14:textId="2B4EAED3" w:rsidR="00C83A81" w:rsidRDefault="00594D06" w:rsidP="00A77386">
      <w:pPr>
        <w:pStyle w:val="305"/>
        <w:spacing w:after="120"/>
        <w:ind w:leftChars="0" w:left="0"/>
      </w:pPr>
      <w:r>
        <w:rPr>
          <w:rFonts w:hint="eastAsia"/>
        </w:rPr>
        <w:t>IoT Kit でEvent Hub に接続するアプリを開発します。1.3で解説した方法で、Gadgeteer プロジェクトを作成します。出来上がったプロジェクトにAMQP .NET Lite ライブラリを前節で説明した方法で組み込みます。</w:t>
      </w:r>
    </w:p>
    <w:p w14:paraId="04959F5D" w14:textId="19C3901C" w:rsidR="00594D06" w:rsidRDefault="00594D06" w:rsidP="00A77386">
      <w:pPr>
        <w:pStyle w:val="305"/>
        <w:spacing w:after="120"/>
        <w:ind w:leftChars="0" w:left="0"/>
      </w:pPr>
      <w:r>
        <w:rPr>
          <w:rFonts w:hint="eastAsia"/>
        </w:rPr>
        <w:t>Program.cs ファイルを開き、Program クラス</w:t>
      </w:r>
      <w:r w:rsidR="00DC13C3">
        <w:rPr>
          <w:rFonts w:hint="eastAsia"/>
        </w:rPr>
        <w:t>のProgramStartedメソッドの下に、いくつかのプロパティと</w:t>
      </w:r>
      <w:r>
        <w:rPr>
          <w:rFonts w:hint="eastAsia"/>
        </w:rPr>
        <w:t>AMQPSend という名前</w:t>
      </w:r>
      <w:r w:rsidR="00DC13C3">
        <w:rPr>
          <w:rFonts w:hint="eastAsia"/>
        </w:rPr>
        <w:t>の</w:t>
      </w:r>
      <w:r>
        <w:rPr>
          <w:rFonts w:hint="eastAsia"/>
        </w:rPr>
        <w:t>メソッドを追加し、以下のようにコーディングします。</w:t>
      </w:r>
    </w:p>
    <w:p w14:paraId="53F0697B" w14:textId="4A4063D6" w:rsidR="00DC13C3" w:rsidRPr="00DC13C3" w:rsidRDefault="00DC13C3" w:rsidP="00DC13C3">
      <w:pPr>
        <w:pStyle w:val="15"/>
        <w:spacing w:before="0" w:beforeAutospacing="0"/>
        <w:rPr>
          <w:rFonts w:ascii="ＭＳ ゴシック" w:eastAsia="ＭＳ ゴシック" w:hAnsi="ＭＳ ゴシック"/>
          <w:sz w:val="20"/>
          <w:szCs w:val="20"/>
          <w:highlight w:val="white"/>
        </w:rPr>
      </w:pPr>
      <w:r w:rsidRPr="00DC13C3">
        <w:rPr>
          <w:rFonts w:ascii="ＭＳ ゴシック" w:eastAsia="ＭＳ ゴシック" w:hAnsi="ＭＳ ゴシック"/>
          <w:color w:val="2B91AF"/>
          <w:sz w:val="20"/>
          <w:szCs w:val="20"/>
          <w:highlight w:val="white"/>
        </w:rPr>
        <w:t>Guid</w:t>
      </w:r>
      <w:r w:rsidRPr="00DC13C3">
        <w:rPr>
          <w:rFonts w:ascii="ＭＳ ゴシック" w:eastAsia="ＭＳ ゴシック" w:hAnsi="ＭＳ ゴシック"/>
          <w:sz w:val="20"/>
          <w:szCs w:val="20"/>
          <w:highlight w:val="white"/>
        </w:rPr>
        <w:t xml:space="preserve"> deviceId = </w:t>
      </w:r>
      <w:r w:rsidRPr="00DC13C3">
        <w:rPr>
          <w:rFonts w:ascii="ＭＳ ゴシック" w:eastAsia="ＭＳ ゴシック" w:hAnsi="ＭＳ ゴシック"/>
          <w:color w:val="0000FF"/>
          <w:sz w:val="20"/>
          <w:szCs w:val="20"/>
          <w:highlight w:val="white"/>
        </w:rPr>
        <w:t>new</w:t>
      </w:r>
      <w:r w:rsidRPr="00DC13C3">
        <w:rPr>
          <w:rFonts w:ascii="ＭＳ ゴシック" w:eastAsia="ＭＳ ゴシック" w:hAnsi="ＭＳ ゴシック"/>
          <w:sz w:val="20"/>
          <w:szCs w:val="20"/>
          <w:highlight w:val="white"/>
        </w:rPr>
        <w:t xml:space="preserve"> </w:t>
      </w:r>
      <w:r w:rsidRPr="00DC13C3">
        <w:rPr>
          <w:rFonts w:ascii="ＭＳ ゴシック" w:eastAsia="ＭＳ ゴシック" w:hAnsi="ＭＳ ゴシック"/>
          <w:color w:val="2B91AF"/>
          <w:sz w:val="20"/>
          <w:szCs w:val="20"/>
          <w:highlight w:val="white"/>
        </w:rPr>
        <w:t>Guid</w:t>
      </w:r>
      <w:r w:rsidRPr="00DC13C3">
        <w:rPr>
          <w:rFonts w:ascii="ＭＳ ゴシック" w:eastAsia="ＭＳ ゴシック" w:hAnsi="ＭＳ ゴシック"/>
          <w:sz w:val="20"/>
          <w:szCs w:val="20"/>
          <w:highlight w:val="white"/>
        </w:rPr>
        <w:t>(</w:t>
      </w:r>
      <w:r w:rsidRPr="00DC13C3">
        <w:rPr>
          <w:rFonts w:ascii="ＭＳ ゴシック" w:eastAsia="ＭＳ ゴシック" w:hAnsi="ＭＳ ゴシック"/>
          <w:i/>
          <w:sz w:val="20"/>
          <w:szCs w:val="20"/>
          <w:highlight w:val="white"/>
        </w:rPr>
        <w:t>[Guid</w:t>
      </w:r>
      <w:r w:rsidRPr="00DC13C3">
        <w:rPr>
          <w:rFonts w:ascii="ＭＳ ゴシック" w:eastAsia="ＭＳ ゴシック" w:hAnsi="ＭＳ ゴシック" w:hint="eastAsia"/>
          <w:i/>
          <w:sz w:val="20"/>
          <w:szCs w:val="20"/>
          <w:highlight w:val="white"/>
        </w:rPr>
        <w:t>データ列]</w:t>
      </w:r>
      <w:r w:rsidRPr="00DC13C3">
        <w:rPr>
          <w:rFonts w:ascii="ＭＳ ゴシック" w:eastAsia="ＭＳ ゴシック" w:hAnsi="ＭＳ ゴシック"/>
          <w:sz w:val="20"/>
          <w:szCs w:val="20"/>
          <w:highlight w:val="white"/>
        </w:rPr>
        <w:t>);</w:t>
      </w:r>
    </w:p>
    <w:p w14:paraId="490B6CB3" w14:textId="292A22E4" w:rsidR="00DC13C3" w:rsidRPr="00DC13C3" w:rsidRDefault="00DC13C3" w:rsidP="00DC13C3">
      <w:pPr>
        <w:pStyle w:val="15"/>
        <w:spacing w:before="0" w:beforeAutospacing="0"/>
        <w:rPr>
          <w:rFonts w:ascii="ＭＳ ゴシック" w:eastAsia="ＭＳ ゴシック" w:hAnsi="ＭＳ ゴシック"/>
          <w:sz w:val="20"/>
          <w:szCs w:val="20"/>
          <w:highlight w:val="white"/>
        </w:rPr>
      </w:pPr>
      <w:r w:rsidRPr="00DC13C3">
        <w:rPr>
          <w:rFonts w:ascii="ＭＳ ゴシック" w:eastAsia="ＭＳ ゴシック" w:hAnsi="ＭＳ ゴシック"/>
          <w:color w:val="0000FF"/>
          <w:sz w:val="20"/>
          <w:szCs w:val="20"/>
          <w:highlight w:val="white"/>
        </w:rPr>
        <w:t>const</w:t>
      </w:r>
      <w:r w:rsidRPr="00DC13C3">
        <w:rPr>
          <w:rFonts w:ascii="ＭＳ ゴシック" w:eastAsia="ＭＳ ゴシック" w:hAnsi="ＭＳ ゴシック"/>
          <w:sz w:val="20"/>
          <w:szCs w:val="20"/>
          <w:highlight w:val="white"/>
        </w:rPr>
        <w:t xml:space="preserve"> </w:t>
      </w:r>
      <w:r w:rsidRPr="00DC13C3">
        <w:rPr>
          <w:rFonts w:ascii="ＭＳ ゴシック" w:eastAsia="ＭＳ ゴシック" w:hAnsi="ＭＳ ゴシック"/>
          <w:color w:val="0000FF"/>
          <w:sz w:val="20"/>
          <w:szCs w:val="20"/>
          <w:highlight w:val="white"/>
        </w:rPr>
        <w:t>string</w:t>
      </w:r>
      <w:r w:rsidRPr="00DC13C3">
        <w:rPr>
          <w:rFonts w:ascii="ＭＳ ゴシック" w:eastAsia="ＭＳ ゴシック" w:hAnsi="ＭＳ ゴシック"/>
          <w:sz w:val="20"/>
          <w:szCs w:val="20"/>
          <w:highlight w:val="white"/>
        </w:rPr>
        <w:t xml:space="preserve"> e</w:t>
      </w:r>
      <w:r w:rsidR="00BA21AA">
        <w:rPr>
          <w:rFonts w:ascii="ＭＳ ゴシック" w:eastAsia="ＭＳ ゴシック" w:hAnsi="ＭＳ ゴシック"/>
          <w:sz w:val="20"/>
          <w:szCs w:val="20"/>
          <w:highlight w:val="white"/>
        </w:rPr>
        <w:t>h</w:t>
      </w:r>
      <w:r w:rsidRPr="00DC13C3">
        <w:rPr>
          <w:rFonts w:ascii="ＭＳ ゴシック" w:eastAsia="ＭＳ ゴシック" w:hAnsi="ＭＳ ゴシック"/>
          <w:sz w:val="20"/>
          <w:szCs w:val="20"/>
          <w:highlight w:val="white"/>
        </w:rPr>
        <w:t xml:space="preserve">Name = </w:t>
      </w:r>
      <w:r w:rsidRPr="00DC13C3">
        <w:rPr>
          <w:rFonts w:ascii="ＭＳ ゴシック" w:eastAsia="ＭＳ ゴシック" w:hAnsi="ＭＳ ゴシック"/>
          <w:color w:val="A31515"/>
          <w:sz w:val="20"/>
          <w:szCs w:val="20"/>
          <w:highlight w:val="white"/>
        </w:rPr>
        <w:t>"</w:t>
      </w:r>
      <w:r w:rsidR="00BA21AA" w:rsidRPr="00BA21AA">
        <w:rPr>
          <w:rFonts w:ascii="ＭＳ ゴシック" w:eastAsia="ＭＳ ゴシック" w:hAnsi="ＭＳ ゴシック" w:hint="eastAsia"/>
          <w:i/>
          <w:color w:val="A31515"/>
          <w:sz w:val="20"/>
          <w:szCs w:val="20"/>
          <w:highlight w:val="white"/>
        </w:rPr>
        <w:t>[EventHubName]</w:t>
      </w:r>
      <w:r w:rsidRPr="00DC13C3">
        <w:rPr>
          <w:rFonts w:ascii="ＭＳ ゴシック" w:eastAsia="ＭＳ ゴシック" w:hAnsi="ＭＳ ゴシック"/>
          <w:color w:val="A31515"/>
          <w:sz w:val="20"/>
          <w:szCs w:val="20"/>
          <w:highlight w:val="white"/>
        </w:rPr>
        <w:t>"</w:t>
      </w:r>
      <w:r w:rsidRPr="00DC13C3">
        <w:rPr>
          <w:rFonts w:ascii="ＭＳ ゴシック" w:eastAsia="ＭＳ ゴシック" w:hAnsi="ＭＳ ゴシック"/>
          <w:sz w:val="20"/>
          <w:szCs w:val="20"/>
          <w:highlight w:val="white"/>
        </w:rPr>
        <w:t>;</w:t>
      </w:r>
    </w:p>
    <w:p w14:paraId="5655E0C6" w14:textId="24238F09" w:rsidR="00DC13C3" w:rsidRPr="00DC13C3" w:rsidRDefault="00DC13C3" w:rsidP="00DC13C3">
      <w:pPr>
        <w:pStyle w:val="15"/>
        <w:spacing w:before="0" w:beforeAutospacing="0"/>
        <w:rPr>
          <w:rFonts w:ascii="ＭＳ ゴシック" w:eastAsia="ＭＳ ゴシック" w:hAnsi="ＭＳ ゴシック"/>
          <w:sz w:val="20"/>
          <w:szCs w:val="20"/>
          <w:highlight w:val="white"/>
        </w:rPr>
      </w:pPr>
      <w:r w:rsidRPr="00DC13C3">
        <w:rPr>
          <w:rFonts w:ascii="ＭＳ ゴシック" w:eastAsia="ＭＳ ゴシック" w:hAnsi="ＭＳ ゴシック"/>
          <w:color w:val="0000FF"/>
          <w:sz w:val="20"/>
          <w:szCs w:val="20"/>
          <w:highlight w:val="white"/>
        </w:rPr>
        <w:t>const</w:t>
      </w:r>
      <w:r w:rsidRPr="00DC13C3">
        <w:rPr>
          <w:rFonts w:ascii="ＭＳ ゴシック" w:eastAsia="ＭＳ ゴシック" w:hAnsi="ＭＳ ゴシック"/>
          <w:sz w:val="20"/>
          <w:szCs w:val="20"/>
          <w:highlight w:val="white"/>
        </w:rPr>
        <w:t xml:space="preserve"> </w:t>
      </w:r>
      <w:r w:rsidRPr="00DC13C3">
        <w:rPr>
          <w:rFonts w:ascii="ＭＳ ゴシック" w:eastAsia="ＭＳ ゴシック" w:hAnsi="ＭＳ ゴシック"/>
          <w:color w:val="0000FF"/>
          <w:sz w:val="20"/>
          <w:szCs w:val="20"/>
          <w:highlight w:val="white"/>
        </w:rPr>
        <w:t>string</w:t>
      </w:r>
      <w:r w:rsidRPr="00DC13C3">
        <w:rPr>
          <w:rFonts w:ascii="ＭＳ ゴシック" w:eastAsia="ＭＳ ゴシック" w:hAnsi="ＭＳ ゴシック"/>
          <w:sz w:val="20"/>
          <w:szCs w:val="20"/>
          <w:highlight w:val="white"/>
        </w:rPr>
        <w:t xml:space="preserve"> amqpAddress = </w:t>
      </w:r>
      <w:r w:rsidRPr="00DC13C3">
        <w:rPr>
          <w:rFonts w:ascii="ＭＳ ゴシック" w:eastAsia="ＭＳ ゴシック" w:hAnsi="ＭＳ ゴシック"/>
          <w:color w:val="A31515"/>
          <w:sz w:val="20"/>
          <w:szCs w:val="20"/>
          <w:highlight w:val="white"/>
        </w:rPr>
        <w:t>"amqps://</w:t>
      </w:r>
      <w:r w:rsidRPr="00DC13C3">
        <w:rPr>
          <w:rFonts w:ascii="ＭＳ ゴシック" w:eastAsia="ＭＳ ゴシック" w:hAnsi="ＭＳ ゴシック"/>
          <w:i/>
          <w:color w:val="A31515"/>
          <w:sz w:val="20"/>
          <w:szCs w:val="20"/>
          <w:highlight w:val="white"/>
        </w:rPr>
        <w:t>[</w:t>
      </w:r>
      <w:r w:rsidR="00490A3D">
        <w:rPr>
          <w:rFonts w:ascii="ＭＳ ゴシック" w:eastAsia="ＭＳ ゴシック" w:hAnsi="ＭＳ ゴシック" w:hint="eastAsia"/>
          <w:i/>
          <w:color w:val="A31515"/>
          <w:sz w:val="20"/>
          <w:szCs w:val="20"/>
          <w:highlight w:val="white"/>
        </w:rPr>
        <w:t>Policy</w:t>
      </w:r>
      <w:r w:rsidRPr="00DC13C3">
        <w:rPr>
          <w:rFonts w:ascii="ＭＳ ゴシック" w:eastAsia="ＭＳ ゴシック" w:hAnsi="ＭＳ ゴシック"/>
          <w:i/>
          <w:color w:val="A31515"/>
          <w:sz w:val="20"/>
          <w:szCs w:val="20"/>
          <w:highlight w:val="white"/>
        </w:rPr>
        <w:t>Name]</w:t>
      </w:r>
      <w:r w:rsidRPr="00DC13C3">
        <w:rPr>
          <w:rFonts w:ascii="ＭＳ ゴシック" w:eastAsia="ＭＳ ゴシック" w:hAnsi="ＭＳ ゴシック"/>
          <w:color w:val="A31515"/>
          <w:sz w:val="20"/>
          <w:szCs w:val="20"/>
          <w:highlight w:val="white"/>
        </w:rPr>
        <w:t>:</w:t>
      </w:r>
      <w:r w:rsidRPr="00DC13C3">
        <w:rPr>
          <w:rFonts w:ascii="ＭＳ ゴシック" w:eastAsia="ＭＳ ゴシック" w:hAnsi="ＭＳ ゴシック"/>
          <w:i/>
          <w:color w:val="A31515"/>
          <w:sz w:val="20"/>
          <w:szCs w:val="20"/>
          <w:highlight w:val="white"/>
        </w:rPr>
        <w:t>[AccessKey]</w:t>
      </w:r>
      <w:r w:rsidRPr="00DC13C3">
        <w:rPr>
          <w:rFonts w:ascii="ＭＳ ゴシック" w:eastAsia="ＭＳ ゴシック" w:hAnsi="ＭＳ ゴシック"/>
          <w:color w:val="A31515"/>
          <w:sz w:val="20"/>
          <w:szCs w:val="20"/>
          <w:highlight w:val="white"/>
        </w:rPr>
        <w:t>@</w:t>
      </w:r>
      <w:r w:rsidRPr="00DC13C3">
        <w:rPr>
          <w:rFonts w:ascii="ＭＳ ゴシック" w:eastAsia="ＭＳ ゴシック" w:hAnsi="ＭＳ ゴシック"/>
          <w:i/>
          <w:color w:val="A31515"/>
          <w:sz w:val="20"/>
          <w:szCs w:val="20"/>
          <w:highlight w:val="white"/>
        </w:rPr>
        <w:t>[EventHubNS]</w:t>
      </w:r>
      <w:r w:rsidRPr="00DC13C3">
        <w:rPr>
          <w:rFonts w:ascii="ＭＳ ゴシック" w:eastAsia="ＭＳ ゴシック" w:hAnsi="ＭＳ ゴシック"/>
          <w:color w:val="A31515"/>
          <w:sz w:val="20"/>
          <w:szCs w:val="20"/>
          <w:highlight w:val="white"/>
        </w:rPr>
        <w:t>.servicebus.windows.net"</w:t>
      </w:r>
      <w:r w:rsidRPr="00DC13C3">
        <w:rPr>
          <w:rFonts w:ascii="ＭＳ ゴシック" w:eastAsia="ＭＳ ゴシック" w:hAnsi="ＭＳ ゴシック"/>
          <w:sz w:val="20"/>
          <w:szCs w:val="20"/>
          <w:highlight w:val="white"/>
        </w:rPr>
        <w:t>;</w:t>
      </w:r>
    </w:p>
    <w:p w14:paraId="379CEC4A" w14:textId="29BAF326" w:rsidR="00DC13C3" w:rsidRPr="00DC13C3" w:rsidRDefault="00DC13C3" w:rsidP="00DC13C3">
      <w:pPr>
        <w:pStyle w:val="15"/>
        <w:spacing w:before="0" w:beforeAutospacing="0"/>
        <w:rPr>
          <w:rFonts w:ascii="ＭＳ ゴシック" w:eastAsia="ＭＳ ゴシック" w:hAnsi="ＭＳ ゴシック"/>
          <w:sz w:val="20"/>
          <w:szCs w:val="20"/>
          <w:highlight w:val="white"/>
        </w:rPr>
      </w:pPr>
      <w:r w:rsidRPr="00DC13C3">
        <w:rPr>
          <w:rFonts w:ascii="ＭＳ ゴシック" w:eastAsia="ＭＳ ゴシック" w:hAnsi="ＭＳ ゴシック"/>
          <w:color w:val="2B91AF"/>
          <w:sz w:val="20"/>
          <w:szCs w:val="20"/>
          <w:highlight w:val="white"/>
        </w:rPr>
        <w:lastRenderedPageBreak/>
        <w:t>SenderLink</w:t>
      </w:r>
      <w:r w:rsidRPr="00DC13C3">
        <w:rPr>
          <w:rFonts w:ascii="ＭＳ ゴシック" w:eastAsia="ＭＳ ゴシック" w:hAnsi="ＭＳ ゴシック"/>
          <w:sz w:val="20"/>
          <w:szCs w:val="20"/>
          <w:highlight w:val="white"/>
        </w:rPr>
        <w:t xml:space="preserve"> amqpSender;</w:t>
      </w:r>
    </w:p>
    <w:p w14:paraId="1A219CFD" w14:textId="77777777" w:rsidR="00DC13C3" w:rsidRPr="00DC13C3" w:rsidRDefault="00DC13C3" w:rsidP="00DC13C3">
      <w:pPr>
        <w:pStyle w:val="15"/>
        <w:spacing w:before="0" w:beforeAutospacing="0"/>
        <w:rPr>
          <w:rFonts w:ascii="ＭＳ ゴシック" w:eastAsia="ＭＳ ゴシック" w:hAnsi="ＭＳ ゴシック"/>
          <w:sz w:val="20"/>
          <w:szCs w:val="20"/>
          <w:highlight w:val="white"/>
        </w:rPr>
      </w:pPr>
    </w:p>
    <w:p w14:paraId="1690620A" w14:textId="1D3FF84C" w:rsidR="00DC13C3" w:rsidRPr="00DC13C3" w:rsidRDefault="00DC13C3" w:rsidP="00DC13C3">
      <w:pPr>
        <w:pStyle w:val="15"/>
        <w:spacing w:before="0" w:beforeAutospacing="0"/>
        <w:rPr>
          <w:rFonts w:ascii="ＭＳ ゴシック" w:eastAsia="ＭＳ ゴシック" w:hAnsi="ＭＳ ゴシック"/>
          <w:sz w:val="20"/>
          <w:szCs w:val="20"/>
          <w:highlight w:val="white"/>
        </w:rPr>
      </w:pPr>
      <w:r w:rsidRPr="00DC13C3">
        <w:rPr>
          <w:rFonts w:ascii="ＭＳ ゴシック" w:eastAsia="ＭＳ ゴシック" w:hAnsi="ＭＳ ゴシック"/>
          <w:color w:val="0000FF"/>
          <w:sz w:val="20"/>
          <w:szCs w:val="20"/>
          <w:highlight w:val="white"/>
        </w:rPr>
        <w:t>void</w:t>
      </w:r>
      <w:r w:rsidRPr="00DC13C3">
        <w:rPr>
          <w:rFonts w:ascii="ＭＳ ゴシック" w:eastAsia="ＭＳ ゴシック" w:hAnsi="ＭＳ ゴシック"/>
          <w:sz w:val="20"/>
          <w:szCs w:val="20"/>
          <w:highlight w:val="white"/>
        </w:rPr>
        <w:t xml:space="preserve"> AMQPSend()</w:t>
      </w:r>
    </w:p>
    <w:p w14:paraId="3C0DE217" w14:textId="793C09C0" w:rsidR="00DC13C3" w:rsidRPr="00DC13C3" w:rsidRDefault="00DC13C3" w:rsidP="00DC13C3">
      <w:pPr>
        <w:pStyle w:val="15"/>
        <w:spacing w:before="0" w:beforeAutospacing="0"/>
        <w:rPr>
          <w:rFonts w:ascii="ＭＳ ゴシック" w:eastAsia="ＭＳ ゴシック" w:hAnsi="ＭＳ ゴシック"/>
          <w:sz w:val="20"/>
          <w:szCs w:val="20"/>
          <w:highlight w:val="white"/>
        </w:rPr>
      </w:pPr>
      <w:r w:rsidRPr="00DC13C3">
        <w:rPr>
          <w:rFonts w:ascii="ＭＳ ゴシック" w:eastAsia="ＭＳ ゴシック" w:hAnsi="ＭＳ ゴシック"/>
          <w:sz w:val="20"/>
          <w:szCs w:val="20"/>
          <w:highlight w:val="white"/>
        </w:rPr>
        <w:t>{</w:t>
      </w:r>
    </w:p>
    <w:p w14:paraId="7BA758A1" w14:textId="01C07E2A" w:rsidR="00DC13C3" w:rsidRPr="00DC13C3" w:rsidRDefault="00DC13C3" w:rsidP="00DC13C3">
      <w:pPr>
        <w:pStyle w:val="15"/>
        <w:spacing w:before="0" w:beforeAutospacing="0"/>
        <w:rPr>
          <w:rFonts w:ascii="ＭＳ ゴシック" w:eastAsia="ＭＳ ゴシック" w:hAnsi="ＭＳ ゴシック"/>
          <w:sz w:val="20"/>
          <w:szCs w:val="20"/>
          <w:highlight w:val="white"/>
        </w:rPr>
      </w:pPr>
      <w:r w:rsidRPr="00DC13C3">
        <w:rPr>
          <w:rFonts w:ascii="ＭＳ ゴシック" w:eastAsia="ＭＳ ゴシック" w:hAnsi="ＭＳ ゴシック"/>
          <w:sz w:val="20"/>
          <w:szCs w:val="20"/>
          <w:highlight w:val="white"/>
        </w:rPr>
        <w:t xml:space="preserve">    </w:t>
      </w:r>
      <w:r w:rsidRPr="00DC13C3">
        <w:rPr>
          <w:rFonts w:ascii="ＭＳ ゴシック" w:eastAsia="ＭＳ ゴシック" w:hAnsi="ＭＳ ゴシック"/>
          <w:color w:val="2B91AF"/>
          <w:sz w:val="20"/>
          <w:szCs w:val="20"/>
          <w:highlight w:val="white"/>
        </w:rPr>
        <w:t>Address</w:t>
      </w:r>
      <w:r w:rsidRPr="00DC13C3">
        <w:rPr>
          <w:rFonts w:ascii="ＭＳ ゴシック" w:eastAsia="ＭＳ ゴシック" w:hAnsi="ＭＳ ゴシック"/>
          <w:sz w:val="20"/>
          <w:szCs w:val="20"/>
          <w:highlight w:val="white"/>
        </w:rPr>
        <w:t xml:space="preserve"> address = </w:t>
      </w:r>
      <w:r w:rsidRPr="00DC13C3">
        <w:rPr>
          <w:rFonts w:ascii="ＭＳ ゴシック" w:eastAsia="ＭＳ ゴシック" w:hAnsi="ＭＳ ゴシック"/>
          <w:color w:val="0000FF"/>
          <w:sz w:val="20"/>
          <w:szCs w:val="20"/>
          <w:highlight w:val="white"/>
        </w:rPr>
        <w:t>new</w:t>
      </w:r>
      <w:r w:rsidRPr="00DC13C3">
        <w:rPr>
          <w:rFonts w:ascii="ＭＳ ゴシック" w:eastAsia="ＭＳ ゴシック" w:hAnsi="ＭＳ ゴシック"/>
          <w:sz w:val="20"/>
          <w:szCs w:val="20"/>
          <w:highlight w:val="white"/>
        </w:rPr>
        <w:t xml:space="preserve"> </w:t>
      </w:r>
      <w:r w:rsidRPr="00DC13C3">
        <w:rPr>
          <w:rFonts w:ascii="ＭＳ ゴシック" w:eastAsia="ＭＳ ゴシック" w:hAnsi="ＭＳ ゴシック"/>
          <w:color w:val="2B91AF"/>
          <w:sz w:val="20"/>
          <w:szCs w:val="20"/>
          <w:highlight w:val="white"/>
        </w:rPr>
        <w:t>Address</w:t>
      </w:r>
      <w:r w:rsidRPr="00DC13C3">
        <w:rPr>
          <w:rFonts w:ascii="ＭＳ ゴシック" w:eastAsia="ＭＳ ゴシック" w:hAnsi="ＭＳ ゴシック"/>
          <w:sz w:val="20"/>
          <w:szCs w:val="20"/>
          <w:highlight w:val="white"/>
        </w:rPr>
        <w:t>(amqpAddress);</w:t>
      </w:r>
    </w:p>
    <w:p w14:paraId="5E00153E" w14:textId="1070556B" w:rsidR="00DC13C3" w:rsidRPr="00DC13C3" w:rsidRDefault="00DC13C3" w:rsidP="00DC13C3">
      <w:pPr>
        <w:pStyle w:val="15"/>
        <w:spacing w:before="0" w:beforeAutospacing="0"/>
        <w:rPr>
          <w:rFonts w:ascii="ＭＳ ゴシック" w:eastAsia="ＭＳ ゴシック" w:hAnsi="ＭＳ ゴシック"/>
          <w:sz w:val="20"/>
          <w:szCs w:val="20"/>
          <w:highlight w:val="white"/>
        </w:rPr>
      </w:pPr>
      <w:r w:rsidRPr="00DC13C3">
        <w:rPr>
          <w:rFonts w:ascii="ＭＳ ゴシック" w:eastAsia="ＭＳ ゴシック" w:hAnsi="ＭＳ ゴシック"/>
          <w:sz w:val="20"/>
          <w:szCs w:val="20"/>
          <w:highlight w:val="white"/>
        </w:rPr>
        <w:t xml:space="preserve">    </w:t>
      </w:r>
      <w:r w:rsidRPr="00DC13C3">
        <w:rPr>
          <w:rFonts w:ascii="ＭＳ ゴシック" w:eastAsia="ＭＳ ゴシック" w:hAnsi="ＭＳ ゴシック"/>
          <w:color w:val="2B91AF"/>
          <w:sz w:val="20"/>
          <w:szCs w:val="20"/>
          <w:highlight w:val="white"/>
        </w:rPr>
        <w:t>Connection</w:t>
      </w:r>
      <w:r w:rsidRPr="00DC13C3">
        <w:rPr>
          <w:rFonts w:ascii="ＭＳ ゴシック" w:eastAsia="ＭＳ ゴシック" w:hAnsi="ＭＳ ゴシック"/>
          <w:sz w:val="20"/>
          <w:szCs w:val="20"/>
          <w:highlight w:val="white"/>
        </w:rPr>
        <w:t xml:space="preserve"> connection = </w:t>
      </w:r>
      <w:r w:rsidRPr="00DC13C3">
        <w:rPr>
          <w:rFonts w:ascii="ＭＳ ゴシック" w:eastAsia="ＭＳ ゴシック" w:hAnsi="ＭＳ ゴシック"/>
          <w:color w:val="0000FF"/>
          <w:sz w:val="20"/>
          <w:szCs w:val="20"/>
          <w:highlight w:val="white"/>
        </w:rPr>
        <w:t>new</w:t>
      </w:r>
      <w:r w:rsidRPr="00DC13C3">
        <w:rPr>
          <w:rFonts w:ascii="ＭＳ ゴシック" w:eastAsia="ＭＳ ゴシック" w:hAnsi="ＭＳ ゴシック"/>
          <w:sz w:val="20"/>
          <w:szCs w:val="20"/>
          <w:highlight w:val="white"/>
        </w:rPr>
        <w:t xml:space="preserve"> </w:t>
      </w:r>
      <w:r w:rsidRPr="00DC13C3">
        <w:rPr>
          <w:rFonts w:ascii="ＭＳ ゴシック" w:eastAsia="ＭＳ ゴシック" w:hAnsi="ＭＳ ゴシック"/>
          <w:color w:val="2B91AF"/>
          <w:sz w:val="20"/>
          <w:szCs w:val="20"/>
          <w:highlight w:val="white"/>
        </w:rPr>
        <w:t>Connection</w:t>
      </w:r>
      <w:r w:rsidRPr="00DC13C3">
        <w:rPr>
          <w:rFonts w:ascii="ＭＳ ゴシック" w:eastAsia="ＭＳ ゴシック" w:hAnsi="ＭＳ ゴシック"/>
          <w:sz w:val="20"/>
          <w:szCs w:val="20"/>
          <w:highlight w:val="white"/>
        </w:rPr>
        <w:t>(address);</w:t>
      </w:r>
    </w:p>
    <w:p w14:paraId="443BD5FF" w14:textId="5661CCB1" w:rsidR="00DC13C3" w:rsidRPr="00DC13C3" w:rsidRDefault="00DC13C3" w:rsidP="00DC13C3">
      <w:pPr>
        <w:pStyle w:val="15"/>
        <w:spacing w:before="0" w:beforeAutospacing="0"/>
        <w:rPr>
          <w:rFonts w:ascii="ＭＳ ゴシック" w:eastAsia="ＭＳ ゴシック" w:hAnsi="ＭＳ ゴシック"/>
          <w:sz w:val="20"/>
          <w:szCs w:val="20"/>
          <w:highlight w:val="white"/>
        </w:rPr>
      </w:pPr>
      <w:r w:rsidRPr="00DC13C3">
        <w:rPr>
          <w:rFonts w:ascii="ＭＳ ゴシック" w:eastAsia="ＭＳ ゴシック" w:hAnsi="ＭＳ ゴシック"/>
          <w:sz w:val="20"/>
          <w:szCs w:val="20"/>
          <w:highlight w:val="white"/>
        </w:rPr>
        <w:t xml:space="preserve">    </w:t>
      </w:r>
      <w:r w:rsidRPr="00DC13C3">
        <w:rPr>
          <w:rFonts w:ascii="ＭＳ ゴシック" w:eastAsia="ＭＳ ゴシック" w:hAnsi="ＭＳ ゴシック"/>
          <w:color w:val="2B91AF"/>
          <w:sz w:val="20"/>
          <w:szCs w:val="20"/>
          <w:highlight w:val="white"/>
        </w:rPr>
        <w:t>Session</w:t>
      </w:r>
      <w:r w:rsidRPr="00DC13C3">
        <w:rPr>
          <w:rFonts w:ascii="ＭＳ ゴシック" w:eastAsia="ＭＳ ゴシック" w:hAnsi="ＭＳ ゴシック"/>
          <w:sz w:val="20"/>
          <w:szCs w:val="20"/>
          <w:highlight w:val="white"/>
        </w:rPr>
        <w:t xml:space="preserve"> session = </w:t>
      </w:r>
      <w:r w:rsidRPr="00DC13C3">
        <w:rPr>
          <w:rFonts w:ascii="ＭＳ ゴシック" w:eastAsia="ＭＳ ゴシック" w:hAnsi="ＭＳ ゴシック"/>
          <w:color w:val="0000FF"/>
          <w:sz w:val="20"/>
          <w:szCs w:val="20"/>
          <w:highlight w:val="white"/>
        </w:rPr>
        <w:t>new</w:t>
      </w:r>
      <w:r w:rsidRPr="00DC13C3">
        <w:rPr>
          <w:rFonts w:ascii="ＭＳ ゴシック" w:eastAsia="ＭＳ ゴシック" w:hAnsi="ＭＳ ゴシック"/>
          <w:sz w:val="20"/>
          <w:szCs w:val="20"/>
          <w:highlight w:val="white"/>
        </w:rPr>
        <w:t xml:space="preserve"> </w:t>
      </w:r>
      <w:r w:rsidRPr="00DC13C3">
        <w:rPr>
          <w:rFonts w:ascii="ＭＳ ゴシック" w:eastAsia="ＭＳ ゴシック" w:hAnsi="ＭＳ ゴシック"/>
          <w:color w:val="2B91AF"/>
          <w:sz w:val="20"/>
          <w:szCs w:val="20"/>
          <w:highlight w:val="white"/>
        </w:rPr>
        <w:t>Session</w:t>
      </w:r>
      <w:r w:rsidRPr="00DC13C3">
        <w:rPr>
          <w:rFonts w:ascii="ＭＳ ゴシック" w:eastAsia="ＭＳ ゴシック" w:hAnsi="ＭＳ ゴシック"/>
          <w:sz w:val="20"/>
          <w:szCs w:val="20"/>
          <w:highlight w:val="white"/>
        </w:rPr>
        <w:t>(connection);</w:t>
      </w:r>
    </w:p>
    <w:p w14:paraId="468D75BF" w14:textId="0C3A9885" w:rsidR="00DC13C3" w:rsidRPr="00DC13C3" w:rsidRDefault="00DC13C3" w:rsidP="00DC13C3">
      <w:pPr>
        <w:pStyle w:val="15"/>
        <w:spacing w:before="0" w:beforeAutospacing="0"/>
        <w:rPr>
          <w:rFonts w:ascii="ＭＳ ゴシック" w:eastAsia="ＭＳ ゴシック" w:hAnsi="ＭＳ ゴシック"/>
          <w:sz w:val="20"/>
          <w:szCs w:val="20"/>
          <w:highlight w:val="white"/>
        </w:rPr>
      </w:pPr>
      <w:r w:rsidRPr="00DC13C3">
        <w:rPr>
          <w:rFonts w:ascii="ＭＳ ゴシック" w:eastAsia="ＭＳ ゴシック" w:hAnsi="ＭＳ ゴシック"/>
          <w:sz w:val="20"/>
          <w:szCs w:val="20"/>
          <w:highlight w:val="white"/>
        </w:rPr>
        <w:t xml:space="preserve">    </w:t>
      </w:r>
      <w:r w:rsidRPr="00DC13C3">
        <w:rPr>
          <w:rFonts w:ascii="ＭＳ ゴシック" w:eastAsia="ＭＳ ゴシック" w:hAnsi="ＭＳ ゴシック"/>
          <w:color w:val="0000FF"/>
          <w:sz w:val="20"/>
          <w:szCs w:val="20"/>
          <w:highlight w:val="white"/>
        </w:rPr>
        <w:t>string</w:t>
      </w:r>
      <w:r w:rsidRPr="00DC13C3">
        <w:rPr>
          <w:rFonts w:ascii="ＭＳ ゴシック" w:eastAsia="ＭＳ ゴシック" w:hAnsi="ＭＳ ゴシック"/>
          <w:sz w:val="20"/>
          <w:szCs w:val="20"/>
          <w:highlight w:val="white"/>
        </w:rPr>
        <w:t xml:space="preserve"> eventhubName = </w:t>
      </w:r>
      <w:r w:rsidRPr="00DC13C3">
        <w:rPr>
          <w:rFonts w:ascii="ＭＳ ゴシック" w:eastAsia="ＭＳ ゴシック" w:hAnsi="ＭＳ ゴシック"/>
          <w:color w:val="A31515"/>
          <w:sz w:val="20"/>
          <w:szCs w:val="20"/>
          <w:highlight w:val="white"/>
        </w:rPr>
        <w:t>"device"</w:t>
      </w:r>
      <w:r w:rsidRPr="00DC13C3">
        <w:rPr>
          <w:rFonts w:ascii="ＭＳ ゴシック" w:eastAsia="ＭＳ ゴシック" w:hAnsi="ＭＳ ゴシック"/>
          <w:sz w:val="20"/>
          <w:szCs w:val="20"/>
          <w:highlight w:val="white"/>
        </w:rPr>
        <w:t>;</w:t>
      </w:r>
    </w:p>
    <w:p w14:paraId="3BEAFF9F" w14:textId="40CB4114" w:rsidR="00DC13C3" w:rsidRPr="00DC13C3" w:rsidRDefault="00DC13C3" w:rsidP="00DC13C3">
      <w:pPr>
        <w:pStyle w:val="15"/>
        <w:spacing w:before="0" w:beforeAutospacing="0"/>
        <w:rPr>
          <w:rFonts w:ascii="ＭＳ ゴシック" w:eastAsia="ＭＳ ゴシック" w:hAnsi="ＭＳ ゴシック"/>
          <w:sz w:val="20"/>
          <w:szCs w:val="20"/>
          <w:highlight w:val="white"/>
        </w:rPr>
      </w:pPr>
      <w:r w:rsidRPr="00DC13C3">
        <w:rPr>
          <w:rFonts w:ascii="ＭＳ ゴシック" w:eastAsia="ＭＳ ゴシック" w:hAnsi="ＭＳ ゴシック"/>
          <w:sz w:val="20"/>
          <w:szCs w:val="20"/>
          <w:highlight w:val="white"/>
        </w:rPr>
        <w:t xml:space="preserve">    amqpSender = </w:t>
      </w:r>
      <w:r w:rsidRPr="00DC13C3">
        <w:rPr>
          <w:rFonts w:ascii="ＭＳ ゴシック" w:eastAsia="ＭＳ ゴシック" w:hAnsi="ＭＳ ゴシック"/>
          <w:color w:val="0000FF"/>
          <w:sz w:val="20"/>
          <w:szCs w:val="20"/>
          <w:highlight w:val="white"/>
        </w:rPr>
        <w:t>new</w:t>
      </w:r>
      <w:r w:rsidRPr="00DC13C3">
        <w:rPr>
          <w:rFonts w:ascii="ＭＳ ゴシック" w:eastAsia="ＭＳ ゴシック" w:hAnsi="ＭＳ ゴシック"/>
          <w:sz w:val="20"/>
          <w:szCs w:val="20"/>
          <w:highlight w:val="white"/>
        </w:rPr>
        <w:t xml:space="preserve"> </w:t>
      </w:r>
      <w:r w:rsidRPr="00DC13C3">
        <w:rPr>
          <w:rFonts w:ascii="ＭＳ ゴシック" w:eastAsia="ＭＳ ゴシック" w:hAnsi="ＭＳ ゴシック"/>
          <w:color w:val="2B91AF"/>
          <w:sz w:val="20"/>
          <w:szCs w:val="20"/>
          <w:highlight w:val="white"/>
        </w:rPr>
        <w:t>SenderLink</w:t>
      </w:r>
      <w:r w:rsidRPr="00DC13C3">
        <w:rPr>
          <w:rFonts w:ascii="ＭＳ ゴシック" w:eastAsia="ＭＳ ゴシック" w:hAnsi="ＭＳ ゴシック"/>
          <w:sz w:val="20"/>
          <w:szCs w:val="20"/>
          <w:highlight w:val="white"/>
        </w:rPr>
        <w:t xml:space="preserve">(session, </w:t>
      </w:r>
      <w:r w:rsidRPr="00DC13C3">
        <w:rPr>
          <w:rFonts w:ascii="ＭＳ ゴシック" w:eastAsia="ＭＳ ゴシック" w:hAnsi="ＭＳ ゴシック"/>
          <w:color w:val="A31515"/>
          <w:sz w:val="20"/>
          <w:szCs w:val="20"/>
          <w:highlight w:val="white"/>
        </w:rPr>
        <w:t>"send-link"</w:t>
      </w:r>
      <w:r w:rsidRPr="00DC13C3">
        <w:rPr>
          <w:rFonts w:ascii="ＭＳ ゴシック" w:eastAsia="ＭＳ ゴシック" w:hAnsi="ＭＳ ゴシック"/>
          <w:sz w:val="20"/>
          <w:szCs w:val="20"/>
          <w:highlight w:val="white"/>
        </w:rPr>
        <w:t xml:space="preserve"> + ehName, ehName + </w:t>
      </w:r>
      <w:r w:rsidRPr="00DC13C3">
        <w:rPr>
          <w:rFonts w:ascii="ＭＳ ゴシック" w:eastAsia="ＭＳ ゴシック" w:hAnsi="ＭＳ ゴシック"/>
          <w:color w:val="A31515"/>
          <w:sz w:val="20"/>
          <w:szCs w:val="20"/>
          <w:highlight w:val="white"/>
        </w:rPr>
        <w:t>"/Partitions/1"</w:t>
      </w:r>
      <w:r w:rsidRPr="00DC13C3">
        <w:rPr>
          <w:rFonts w:ascii="ＭＳ ゴシック" w:eastAsia="ＭＳ ゴシック" w:hAnsi="ＭＳ ゴシック"/>
          <w:sz w:val="20"/>
          <w:szCs w:val="20"/>
          <w:highlight w:val="white"/>
        </w:rPr>
        <w:t>);</w:t>
      </w:r>
    </w:p>
    <w:p w14:paraId="415D4B6E" w14:textId="62A68175" w:rsidR="00DC13C3" w:rsidRPr="00DC13C3" w:rsidRDefault="00DC13C3" w:rsidP="00DC13C3">
      <w:pPr>
        <w:pStyle w:val="15"/>
        <w:spacing w:before="0" w:beforeAutospacing="0"/>
        <w:rPr>
          <w:rFonts w:ascii="ＭＳ ゴシック" w:eastAsia="ＭＳ ゴシック" w:hAnsi="ＭＳ ゴシック"/>
          <w:sz w:val="20"/>
          <w:szCs w:val="20"/>
          <w:highlight w:val="white"/>
        </w:rPr>
      </w:pPr>
      <w:r w:rsidRPr="00DC13C3">
        <w:rPr>
          <w:rFonts w:ascii="ＭＳ ゴシック" w:eastAsia="ＭＳ ゴシック" w:hAnsi="ＭＳ ゴシック"/>
          <w:sz w:val="20"/>
          <w:szCs w:val="20"/>
          <w:highlight w:val="white"/>
        </w:rPr>
        <w:t xml:space="preserve">    </w:t>
      </w:r>
      <w:r w:rsidRPr="00DC13C3">
        <w:rPr>
          <w:rFonts w:ascii="ＭＳ ゴシック" w:eastAsia="ＭＳ ゴシック" w:hAnsi="ＭＳ ゴシック"/>
          <w:color w:val="0000FF"/>
          <w:sz w:val="20"/>
          <w:szCs w:val="20"/>
          <w:highlight w:val="white"/>
        </w:rPr>
        <w:t>var</w:t>
      </w:r>
      <w:r w:rsidRPr="00DC13C3">
        <w:rPr>
          <w:rFonts w:ascii="ＭＳ ゴシック" w:eastAsia="ＭＳ ゴシック" w:hAnsi="ＭＳ ゴシック"/>
          <w:sz w:val="20"/>
          <w:szCs w:val="20"/>
          <w:highlight w:val="white"/>
        </w:rPr>
        <w:t xml:space="preserve"> message = </w:t>
      </w:r>
      <w:r w:rsidRPr="00DC13C3">
        <w:rPr>
          <w:rFonts w:ascii="ＭＳ ゴシック" w:eastAsia="ＭＳ ゴシック" w:hAnsi="ＭＳ ゴシック"/>
          <w:color w:val="0000FF"/>
          <w:sz w:val="20"/>
          <w:szCs w:val="20"/>
          <w:highlight w:val="white"/>
        </w:rPr>
        <w:t>new</w:t>
      </w:r>
      <w:r w:rsidRPr="00DC13C3">
        <w:rPr>
          <w:rFonts w:ascii="ＭＳ ゴシック" w:eastAsia="ＭＳ ゴシック" w:hAnsi="ＭＳ ゴシック"/>
          <w:sz w:val="20"/>
          <w:szCs w:val="20"/>
          <w:highlight w:val="white"/>
        </w:rPr>
        <w:t xml:space="preserve"> </w:t>
      </w:r>
      <w:r w:rsidRPr="00DC13C3">
        <w:rPr>
          <w:rFonts w:ascii="ＭＳ ゴシック" w:eastAsia="ＭＳ ゴシック" w:hAnsi="ＭＳ ゴシック"/>
          <w:color w:val="2B91AF"/>
          <w:sz w:val="20"/>
          <w:szCs w:val="20"/>
          <w:highlight w:val="white"/>
        </w:rPr>
        <w:t>Message</w:t>
      </w:r>
      <w:r w:rsidRPr="00DC13C3">
        <w:rPr>
          <w:rFonts w:ascii="ＭＳ ゴシック" w:eastAsia="ＭＳ ゴシック" w:hAnsi="ＭＳ ゴシック"/>
          <w:sz w:val="20"/>
          <w:szCs w:val="20"/>
          <w:highlight w:val="white"/>
        </w:rPr>
        <w:t>(System.Text.</w:t>
      </w:r>
      <w:r w:rsidRPr="00DC13C3">
        <w:rPr>
          <w:rFonts w:ascii="ＭＳ ゴシック" w:eastAsia="ＭＳ ゴシック" w:hAnsi="ＭＳ ゴシック"/>
          <w:color w:val="2B91AF"/>
          <w:sz w:val="20"/>
          <w:szCs w:val="20"/>
          <w:highlight w:val="white"/>
        </w:rPr>
        <w:t>UTF8Encoding</w:t>
      </w:r>
      <w:r w:rsidRPr="00DC13C3">
        <w:rPr>
          <w:rFonts w:ascii="ＭＳ ゴシック" w:eastAsia="ＭＳ ゴシック" w:hAnsi="ＭＳ ゴシック"/>
          <w:sz w:val="20"/>
          <w:szCs w:val="20"/>
          <w:highlight w:val="white"/>
        </w:rPr>
        <w:t>.UTF8.GetBytes(</w:t>
      </w:r>
      <w:r w:rsidRPr="00DC13C3">
        <w:rPr>
          <w:rFonts w:ascii="ＭＳ ゴシック" w:eastAsia="ＭＳ ゴシック" w:hAnsi="ＭＳ ゴシック"/>
          <w:color w:val="A31515"/>
          <w:sz w:val="20"/>
          <w:szCs w:val="20"/>
          <w:highlight w:val="white"/>
        </w:rPr>
        <w:t>"Hello IoT Kit"</w:t>
      </w:r>
      <w:r w:rsidRPr="00DC13C3">
        <w:rPr>
          <w:rFonts w:ascii="ＭＳ ゴシック" w:eastAsia="ＭＳ ゴシック" w:hAnsi="ＭＳ ゴシック"/>
          <w:sz w:val="20"/>
          <w:szCs w:val="20"/>
          <w:highlight w:val="white"/>
        </w:rPr>
        <w:t>));</w:t>
      </w:r>
    </w:p>
    <w:p w14:paraId="33239E8B" w14:textId="4532AD2C" w:rsidR="00DC13C3" w:rsidRPr="00DC13C3" w:rsidRDefault="00DC13C3" w:rsidP="00DC13C3">
      <w:pPr>
        <w:pStyle w:val="15"/>
        <w:spacing w:before="0" w:beforeAutospacing="0"/>
        <w:rPr>
          <w:rFonts w:ascii="ＭＳ ゴシック" w:eastAsia="ＭＳ ゴシック" w:hAnsi="ＭＳ ゴシック"/>
          <w:sz w:val="20"/>
          <w:szCs w:val="20"/>
          <w:highlight w:val="white"/>
        </w:rPr>
      </w:pPr>
      <w:r w:rsidRPr="00DC13C3">
        <w:rPr>
          <w:rFonts w:ascii="ＭＳ ゴシック" w:eastAsia="ＭＳ ゴシック" w:hAnsi="ＭＳ ゴシック"/>
          <w:sz w:val="20"/>
          <w:szCs w:val="20"/>
          <w:highlight w:val="white"/>
        </w:rPr>
        <w:t xml:space="preserve">    message.ApplicationProperties = </w:t>
      </w:r>
      <w:r w:rsidRPr="00DC13C3">
        <w:rPr>
          <w:rFonts w:ascii="ＭＳ ゴシック" w:eastAsia="ＭＳ ゴシック" w:hAnsi="ＭＳ ゴシック"/>
          <w:color w:val="0000FF"/>
          <w:sz w:val="20"/>
          <w:szCs w:val="20"/>
          <w:highlight w:val="white"/>
        </w:rPr>
        <w:t>new</w:t>
      </w:r>
      <w:r w:rsidRPr="00DC13C3">
        <w:rPr>
          <w:rFonts w:ascii="ＭＳ ゴシック" w:eastAsia="ＭＳ ゴシック" w:hAnsi="ＭＳ ゴシック"/>
          <w:sz w:val="20"/>
          <w:szCs w:val="20"/>
          <w:highlight w:val="white"/>
        </w:rPr>
        <w:t xml:space="preserve"> </w:t>
      </w:r>
      <w:r w:rsidRPr="00DC13C3">
        <w:rPr>
          <w:rFonts w:ascii="ＭＳ ゴシック" w:eastAsia="ＭＳ ゴシック" w:hAnsi="ＭＳ ゴシック"/>
          <w:color w:val="2B91AF"/>
          <w:sz w:val="20"/>
          <w:szCs w:val="20"/>
          <w:highlight w:val="white"/>
        </w:rPr>
        <w:t>ApplicationProperties</w:t>
      </w:r>
      <w:r w:rsidRPr="00DC13C3">
        <w:rPr>
          <w:rFonts w:ascii="ＭＳ ゴシック" w:eastAsia="ＭＳ ゴシック" w:hAnsi="ＭＳ ゴシック"/>
          <w:sz w:val="20"/>
          <w:szCs w:val="20"/>
          <w:highlight w:val="white"/>
        </w:rPr>
        <w:t>();</w:t>
      </w:r>
    </w:p>
    <w:p w14:paraId="7885FD54" w14:textId="46B670CB" w:rsidR="00DC13C3" w:rsidRPr="00DC13C3" w:rsidRDefault="00DC13C3" w:rsidP="00DC13C3">
      <w:pPr>
        <w:pStyle w:val="15"/>
        <w:spacing w:before="0" w:beforeAutospacing="0"/>
        <w:rPr>
          <w:rFonts w:ascii="ＭＳ ゴシック" w:eastAsia="ＭＳ ゴシック" w:hAnsi="ＭＳ ゴシック"/>
          <w:sz w:val="20"/>
          <w:szCs w:val="20"/>
          <w:highlight w:val="white"/>
        </w:rPr>
      </w:pPr>
      <w:r w:rsidRPr="00DC13C3">
        <w:rPr>
          <w:rFonts w:ascii="ＭＳ ゴシック" w:eastAsia="ＭＳ ゴシック" w:hAnsi="ＭＳ ゴシック"/>
          <w:sz w:val="20"/>
          <w:szCs w:val="20"/>
          <w:highlight w:val="white"/>
        </w:rPr>
        <w:t xml:space="preserve">    message.ApplicationProperties[</w:t>
      </w:r>
      <w:r w:rsidRPr="00DC13C3">
        <w:rPr>
          <w:rFonts w:ascii="ＭＳ ゴシック" w:eastAsia="ＭＳ ゴシック" w:hAnsi="ＭＳ ゴシック"/>
          <w:color w:val="A31515"/>
          <w:sz w:val="20"/>
          <w:szCs w:val="20"/>
          <w:highlight w:val="white"/>
        </w:rPr>
        <w:t>"DeviceId"</w:t>
      </w:r>
      <w:r w:rsidRPr="00DC13C3">
        <w:rPr>
          <w:rFonts w:ascii="ＭＳ ゴシック" w:eastAsia="ＭＳ ゴシック" w:hAnsi="ＭＳ ゴシック"/>
          <w:sz w:val="20"/>
          <w:szCs w:val="20"/>
          <w:highlight w:val="white"/>
        </w:rPr>
        <w:t>] = deviceId.ToString();</w:t>
      </w:r>
    </w:p>
    <w:p w14:paraId="4754809E" w14:textId="217169C9" w:rsidR="00DC13C3" w:rsidRPr="00DC13C3" w:rsidRDefault="00DC13C3" w:rsidP="00DC13C3">
      <w:pPr>
        <w:pStyle w:val="15"/>
        <w:spacing w:before="0" w:beforeAutospacing="0"/>
        <w:rPr>
          <w:rFonts w:ascii="ＭＳ ゴシック" w:eastAsia="ＭＳ ゴシック" w:hAnsi="ＭＳ ゴシック"/>
          <w:sz w:val="20"/>
          <w:szCs w:val="20"/>
          <w:highlight w:val="white"/>
        </w:rPr>
      </w:pPr>
      <w:r w:rsidRPr="00DC13C3">
        <w:rPr>
          <w:rFonts w:ascii="ＭＳ ゴシック" w:eastAsia="ＭＳ ゴシック" w:hAnsi="ＭＳ ゴシック"/>
          <w:sz w:val="20"/>
          <w:szCs w:val="20"/>
          <w:highlight w:val="white"/>
        </w:rPr>
        <w:t xml:space="preserve">    amqpSender.Send(message);</w:t>
      </w:r>
    </w:p>
    <w:p w14:paraId="0FD7060B" w14:textId="77777777" w:rsidR="00DC13C3" w:rsidRPr="00DC13C3" w:rsidRDefault="00DC13C3" w:rsidP="00DC13C3">
      <w:pPr>
        <w:pStyle w:val="15"/>
        <w:spacing w:before="0" w:beforeAutospacing="0"/>
        <w:rPr>
          <w:rFonts w:ascii="ＭＳ ゴシック" w:eastAsia="ＭＳ ゴシック" w:hAnsi="ＭＳ ゴシック"/>
          <w:sz w:val="20"/>
          <w:szCs w:val="20"/>
          <w:highlight w:val="white"/>
        </w:rPr>
      </w:pPr>
    </w:p>
    <w:p w14:paraId="470F82E7" w14:textId="38F722E2" w:rsidR="00DC13C3" w:rsidRPr="00DC13C3" w:rsidRDefault="00DC13C3" w:rsidP="00DC13C3">
      <w:pPr>
        <w:pStyle w:val="15"/>
        <w:spacing w:before="0" w:beforeAutospacing="0"/>
        <w:rPr>
          <w:rFonts w:ascii="ＭＳ ゴシック" w:eastAsia="ＭＳ ゴシック" w:hAnsi="ＭＳ ゴシック"/>
          <w:sz w:val="20"/>
          <w:szCs w:val="20"/>
          <w:highlight w:val="white"/>
        </w:rPr>
      </w:pPr>
      <w:r w:rsidRPr="00DC13C3">
        <w:rPr>
          <w:rFonts w:ascii="ＭＳ ゴシック" w:eastAsia="ＭＳ ゴシック" w:hAnsi="ＭＳ ゴシック"/>
          <w:sz w:val="20"/>
          <w:szCs w:val="20"/>
          <w:highlight w:val="white"/>
        </w:rPr>
        <w:t>}</w:t>
      </w:r>
    </w:p>
    <w:p w14:paraId="15A539D0" w14:textId="57BE2859" w:rsidR="00594D06" w:rsidRDefault="00BA21AA" w:rsidP="00A77386">
      <w:pPr>
        <w:pStyle w:val="305"/>
        <w:spacing w:after="120"/>
        <w:ind w:leftChars="0" w:left="0"/>
      </w:pPr>
      <w:r>
        <w:rPr>
          <w:rFonts w:hint="eastAsia"/>
        </w:rPr>
        <w:t>最初の行の[Guidデータ列]は、1.2で説明したのと同様な方法で置き換えてください。</w:t>
      </w:r>
    </w:p>
    <w:p w14:paraId="50894929" w14:textId="3277F3A9" w:rsidR="00BA21AA" w:rsidRDefault="00BA21AA" w:rsidP="00A77386">
      <w:pPr>
        <w:pStyle w:val="305"/>
        <w:spacing w:after="120"/>
        <w:ind w:leftChars="0" w:left="0"/>
      </w:pPr>
      <w:r w:rsidRPr="00BA21AA">
        <w:rPr>
          <w:rFonts w:hint="eastAsia"/>
          <w:i/>
        </w:rPr>
        <w:t>[EventHubName]</w:t>
      </w:r>
      <w:r w:rsidRPr="00BA21AA">
        <w:rPr>
          <w:rFonts w:hint="eastAsia"/>
        </w:rPr>
        <w:t>は</w:t>
      </w:r>
      <w:r>
        <w:rPr>
          <w:rFonts w:hint="eastAsia"/>
        </w:rPr>
        <w:t>、Microsoft Azureポータルで作成したEvent Hubの名前です。2.1では“device</w:t>
      </w:r>
      <w:r>
        <w:t>”</w:t>
      </w:r>
      <w:r>
        <w:rPr>
          <w:rFonts w:hint="eastAsia"/>
        </w:rPr>
        <w:t>という名前で作成したので、</w:t>
      </w:r>
    </w:p>
    <w:p w14:paraId="3ECB58A9" w14:textId="453C2449" w:rsidR="00BA21AA" w:rsidRPr="00BA21AA" w:rsidRDefault="00BA21AA" w:rsidP="00A77386">
      <w:pPr>
        <w:pStyle w:val="305"/>
        <w:spacing w:after="120"/>
        <w:ind w:leftChars="0" w:left="0"/>
        <w:rPr>
          <w:i/>
        </w:rPr>
      </w:pPr>
      <w:r>
        <w:t xml:space="preserve">const string </w:t>
      </w:r>
      <w:r>
        <w:rPr>
          <w:rFonts w:hint="eastAsia"/>
        </w:rPr>
        <w:t>ehName=</w:t>
      </w:r>
      <w:r>
        <w:t>”device”;</w:t>
      </w:r>
    </w:p>
    <w:p w14:paraId="351EC6DC" w14:textId="2BDC37FB" w:rsidR="00BA21AA" w:rsidRDefault="00BA21AA" w:rsidP="00A77386">
      <w:pPr>
        <w:pStyle w:val="305"/>
        <w:spacing w:after="120"/>
        <w:ind w:leftChars="0" w:left="0"/>
      </w:pPr>
      <w:r>
        <w:rPr>
          <w:rFonts w:hint="eastAsia"/>
        </w:rPr>
        <w:t>となります。</w:t>
      </w:r>
      <w:r w:rsidR="00490A3D">
        <w:rPr>
          <w:rFonts w:hint="eastAsia"/>
        </w:rPr>
        <w:t>amqpAddressに設定する文字列ですが、[PolicyName]、[AccessKey]、[EventHubNS]は、2.1節でEvent Hubを作成した際に出てきたパラメータ群です。</w:t>
      </w:r>
    </w:p>
    <w:p w14:paraId="3A5C67C2" w14:textId="3506A267" w:rsidR="00490A3D" w:rsidRDefault="00490A3D" w:rsidP="00A77386">
      <w:pPr>
        <w:pStyle w:val="305"/>
        <w:spacing w:after="120"/>
        <w:ind w:leftChars="0" w:left="0"/>
      </w:pPr>
      <w:r>
        <w:rPr>
          <w:rFonts w:hint="eastAsia"/>
        </w:rPr>
        <w:t>PolicyName</w:t>
      </w:r>
      <w:r>
        <w:tab/>
      </w:r>
      <w:r>
        <w:rPr>
          <w:rFonts w:hint="eastAsia"/>
        </w:rPr>
        <w:t xml:space="preserve">→ </w:t>
      </w:r>
      <w:r w:rsidRPr="00490A3D">
        <w:t>RootManageSharedAccessKe</w:t>
      </w:r>
      <w:r>
        <w:rPr>
          <w:rFonts w:hint="eastAsia"/>
        </w:rPr>
        <w:t>y</w:t>
      </w:r>
    </w:p>
    <w:p w14:paraId="5A910B0E" w14:textId="34BDE174" w:rsidR="00490A3D" w:rsidRDefault="00490A3D" w:rsidP="00A77386">
      <w:pPr>
        <w:pStyle w:val="305"/>
        <w:spacing w:after="120"/>
        <w:ind w:leftChars="0" w:left="0"/>
      </w:pPr>
      <w:r>
        <w:rPr>
          <w:rFonts w:hint="eastAsia"/>
        </w:rPr>
        <w:t>AccessKey</w:t>
      </w:r>
      <w:r>
        <w:tab/>
      </w:r>
      <w:r>
        <w:rPr>
          <w:rFonts w:hint="eastAsia"/>
        </w:rPr>
        <w:t>→ 2.1節でメモしたプライマリーキーのURLエンコーディングをかけた値</w:t>
      </w:r>
    </w:p>
    <w:p w14:paraId="737EFE4C" w14:textId="3014BB2F" w:rsidR="00490A3D" w:rsidRDefault="00490A3D" w:rsidP="00A77386">
      <w:pPr>
        <w:pStyle w:val="305"/>
        <w:spacing w:after="120"/>
        <w:ind w:leftChars="0" w:left="0"/>
      </w:pPr>
      <w:r>
        <w:rPr>
          <w:rFonts w:hint="eastAsia"/>
        </w:rPr>
        <w:t>EventHubNS</w:t>
      </w:r>
      <w:r>
        <w:tab/>
      </w:r>
      <w:r>
        <w:rPr>
          <w:rFonts w:hint="eastAsia"/>
        </w:rPr>
        <w:t>→ Event Hubの名前空間名。2.1で作成した iot-eventhub-ns を使用</w:t>
      </w:r>
    </w:p>
    <w:p w14:paraId="265DB8B7" w14:textId="62E60924" w:rsidR="00490A3D" w:rsidRDefault="00490A3D" w:rsidP="00A77386">
      <w:pPr>
        <w:pStyle w:val="305"/>
        <w:spacing w:after="120"/>
        <w:ind w:leftChars="0" w:left="0"/>
      </w:pPr>
      <w:r>
        <w:rPr>
          <w:rFonts w:hint="eastAsia"/>
        </w:rPr>
        <w:t>とします。結果としてa</w:t>
      </w:r>
      <w:r>
        <w:t>mqpAddress</w:t>
      </w:r>
      <w:r>
        <w:rPr>
          <w:rFonts w:hint="eastAsia"/>
        </w:rPr>
        <w:t>の値は、</w:t>
      </w:r>
    </w:p>
    <w:p w14:paraId="4C1744ED" w14:textId="3D237756" w:rsidR="00490A3D" w:rsidRDefault="00490A3D" w:rsidP="00A77386">
      <w:pPr>
        <w:pStyle w:val="305"/>
        <w:spacing w:after="120"/>
        <w:ind w:leftChars="0" w:left="0"/>
      </w:pPr>
      <w:r>
        <w:rPr>
          <w:rFonts w:hint="eastAsia"/>
        </w:rPr>
        <w:t>“</w:t>
      </w:r>
      <w:r>
        <w:t>amqps:://RootManageSharedAccessKey:[URL</w:t>
      </w:r>
      <w:r>
        <w:rPr>
          <w:rFonts w:hint="eastAsia"/>
        </w:rPr>
        <w:t>エンコード済みのAccessKey</w:t>
      </w:r>
      <w:r>
        <w:t>]@iot-eventhub-ns.servicebus.windows.net”</w:t>
      </w:r>
    </w:p>
    <w:p w14:paraId="345FD1F2" w14:textId="77777777" w:rsidR="007B2FF0" w:rsidRDefault="00490A3D" w:rsidP="00A77386">
      <w:pPr>
        <w:pStyle w:val="305"/>
        <w:spacing w:after="120"/>
        <w:ind w:leftChars="0" w:left="0"/>
      </w:pPr>
      <w:r>
        <w:rPr>
          <w:rFonts w:hint="eastAsia"/>
        </w:rPr>
        <w:t>となります。</w:t>
      </w:r>
    </w:p>
    <w:p w14:paraId="0F2E1E70" w14:textId="78792090" w:rsidR="007B2FF0" w:rsidRDefault="007B2FF0" w:rsidP="00A77386">
      <w:pPr>
        <w:pStyle w:val="305"/>
        <w:spacing w:after="120"/>
        <w:ind w:leftChars="0" w:left="0"/>
      </w:pPr>
      <w:r>
        <w:rPr>
          <w:rFonts w:hint="eastAsia"/>
        </w:rPr>
        <w:t xml:space="preserve">Address </w:t>
      </w:r>
      <w:r>
        <w:t>address = new Address(amqpAddress);</w:t>
      </w:r>
    </w:p>
    <w:p w14:paraId="43A17FDB" w14:textId="07C1D685" w:rsidR="00490A3D" w:rsidRDefault="007B2FF0" w:rsidP="00A77386">
      <w:pPr>
        <w:pStyle w:val="305"/>
        <w:spacing w:after="120"/>
        <w:ind w:leftChars="0" w:left="0"/>
      </w:pPr>
      <w:r>
        <w:rPr>
          <w:rFonts w:hint="eastAsia"/>
        </w:rPr>
        <w:t>から始まるコードが、AMQPによる通信を実現します。AMQPは下図に示すようなプロトコルなので、</w:t>
      </w:r>
    </w:p>
    <w:p w14:paraId="324F535B" w14:textId="5DABF869" w:rsidR="007B2FF0" w:rsidRDefault="007B2FF0" w:rsidP="00A77386">
      <w:pPr>
        <w:pStyle w:val="305"/>
        <w:spacing w:after="120"/>
        <w:ind w:leftChars="0" w:left="0"/>
      </w:pPr>
      <w:r>
        <w:rPr>
          <w:rFonts w:hint="eastAsia"/>
          <w:noProof/>
        </w:rPr>
        <w:lastRenderedPageBreak/>
        <w:drawing>
          <wp:inline distT="0" distB="0" distL="0" distR="0" wp14:anchorId="2965B0E8" wp14:editId="6FDB5577">
            <wp:extent cx="4901609" cy="2810500"/>
            <wp:effectExtent l="0" t="0" r="0" b="0"/>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MQPOverview.png"/>
                    <pic:cNvPicPr/>
                  </pic:nvPicPr>
                  <pic:blipFill>
                    <a:blip r:embed="rId58">
                      <a:extLst>
                        <a:ext uri="{28A0092B-C50C-407E-A947-70E740481C1C}">
                          <a14:useLocalDpi xmlns:a14="http://schemas.microsoft.com/office/drawing/2010/main" val="0"/>
                        </a:ext>
                      </a:extLst>
                    </a:blip>
                    <a:stretch>
                      <a:fillRect/>
                    </a:stretch>
                  </pic:blipFill>
                  <pic:spPr>
                    <a:xfrm>
                      <a:off x="0" y="0"/>
                      <a:ext cx="4901609" cy="2810500"/>
                    </a:xfrm>
                    <a:prstGeom prst="rect">
                      <a:avLst/>
                    </a:prstGeom>
                  </pic:spPr>
                </pic:pic>
              </a:graphicData>
            </a:graphic>
          </wp:inline>
        </w:drawing>
      </w:r>
    </w:p>
    <w:p w14:paraId="7E18E61E" w14:textId="7E45C0A5" w:rsidR="00FA02E0" w:rsidRDefault="007B2FF0" w:rsidP="00A77386">
      <w:pPr>
        <w:pStyle w:val="305"/>
        <w:spacing w:after="120"/>
        <w:ind w:leftChars="0" w:left="0"/>
      </w:pPr>
      <w:r>
        <w:rPr>
          <w:rFonts w:hint="eastAsia"/>
        </w:rPr>
        <w:t>最初にConnection作成、Connectionに対してSessionを作成、</w:t>
      </w:r>
      <w:r w:rsidR="00D53199">
        <w:rPr>
          <w:rFonts w:hint="eastAsia"/>
        </w:rPr>
        <w:t>最後に送信用のリンク（SenderLink）を作成します。SenderLinkを作成する際、“Partitions/1”と指定していますが、MVAオンライントレーニングで解説したように、Event Hubはパーティションを複数定義でき、送信用のLinkを作成する際には、どのパーティションに送るかを指定可能です。先に示したコードはIDが1のパーティションに送付するLinkを作成しています。</w:t>
      </w:r>
      <w:r w:rsidR="00FA02E0">
        <w:rPr>
          <w:rFonts w:hint="eastAsia"/>
        </w:rPr>
        <w:t>AMQPについて詳しく知りたい方は、</w:t>
      </w:r>
      <w:hyperlink r:id="rId59" w:history="1">
        <w:r w:rsidR="00FA02E0" w:rsidRPr="00E34EF0">
          <w:rPr>
            <w:rStyle w:val="ab"/>
          </w:rPr>
          <w:t>http://www.amqp.org/</w:t>
        </w:r>
      </w:hyperlink>
      <w:r w:rsidR="00FA02E0">
        <w:t xml:space="preserve"> </w:t>
      </w:r>
      <w:r w:rsidR="00FA02E0">
        <w:rPr>
          <w:rFonts w:hint="eastAsia"/>
        </w:rPr>
        <w:t>をご覧ください。</w:t>
      </w:r>
    </w:p>
    <w:p w14:paraId="4C6AB96E" w14:textId="7078C93A" w:rsidR="007B2FF0" w:rsidRDefault="00D53199" w:rsidP="00A77386">
      <w:pPr>
        <w:pStyle w:val="305"/>
        <w:spacing w:after="120"/>
        <w:ind w:leftChars="0" w:left="0"/>
      </w:pPr>
      <w:r>
        <w:rPr>
          <w:rFonts w:hint="eastAsia"/>
        </w:rPr>
        <w:t>Linkを作成したら、送信するメッセージを作成します。先に示したコードでは、Messageクラスのインスタンスを作成し、Bodyにメッセージを、ApplicationPropertiesにDeviceIdやセンサー計測データを登録して送付することになります。以上の説明を踏まえ、先のコードを読んで、コーディングを行ってください。</w:t>
      </w:r>
    </w:p>
    <w:p w14:paraId="2EF9865C" w14:textId="3FD9EE5F" w:rsidR="00490A3D" w:rsidRDefault="00ED47BF" w:rsidP="00FA02E0">
      <w:pPr>
        <w:pStyle w:val="15"/>
      </w:pPr>
      <w:r>
        <w:rPr>
          <w:rFonts w:hint="eastAsia"/>
        </w:rPr>
        <w:t>URL Encoding</w:t>
      </w:r>
    </w:p>
    <w:p w14:paraId="4A6C826C" w14:textId="30451B20" w:rsidR="0069760E" w:rsidRDefault="00FA02E0" w:rsidP="00B561BF">
      <w:pPr>
        <w:pStyle w:val="15"/>
      </w:pPr>
      <w:r>
        <w:rPr>
          <w:rFonts w:hint="eastAsia"/>
        </w:rPr>
        <w:t>Webサービスにアクセスする際、利用できない文字を使う際に行われるエンコーディングです。</w:t>
      </w:r>
      <w:hyperlink r:id="rId60" w:history="1">
        <w:r w:rsidRPr="00E34EF0">
          <w:rPr>
            <w:rStyle w:val="ab"/>
          </w:rPr>
          <w:t>http://en.wikipedia.org/wiki/Percent-encoding</w:t>
        </w:r>
      </w:hyperlink>
      <w:r>
        <w:rPr>
          <w:rFonts w:hint="eastAsia"/>
        </w:rPr>
        <w:t xml:space="preserve"> のPersent-</w:t>
      </w:r>
      <w:r>
        <w:t xml:space="preserve">encoding reserved characters </w:t>
      </w:r>
      <w:r>
        <w:rPr>
          <w:rFonts w:hint="eastAsia"/>
        </w:rPr>
        <w:t>に従って文字を置き換えます。アクセスキーによく出てくる、“＋”は“%2B”、“/”は“%2F</w:t>
      </w:r>
      <w:r>
        <w:t>”</w:t>
      </w:r>
      <w:r>
        <w:rPr>
          <w:rFonts w:hint="eastAsia"/>
        </w:rPr>
        <w:t>、</w:t>
      </w:r>
      <w:r>
        <w:t>”=”</w:t>
      </w:r>
      <w:r>
        <w:rPr>
          <w:rFonts w:hint="eastAsia"/>
        </w:rPr>
        <w:t>は</w:t>
      </w:r>
      <w:r>
        <w:t>”</w:t>
      </w:r>
      <w:r>
        <w:rPr>
          <w:rFonts w:hint="eastAsia"/>
        </w:rPr>
        <w:t>%3D”に、それぞれ置き換えます。</w:t>
      </w:r>
    </w:p>
    <w:p w14:paraId="4A6C826E" w14:textId="3D3966F0" w:rsidR="008869B4" w:rsidRDefault="00B561BF" w:rsidP="003604A6">
      <w:pPr>
        <w:pStyle w:val="2"/>
        <w:spacing w:after="120"/>
      </w:pPr>
      <w:bookmarkStart w:id="42" w:name="_Toc410060097"/>
      <w:r>
        <w:rPr>
          <w:rFonts w:hint="eastAsia"/>
        </w:rPr>
        <w:lastRenderedPageBreak/>
        <w:t>Event Hub の受信データ確認</w:t>
      </w:r>
      <w:bookmarkEnd w:id="42"/>
    </w:p>
    <w:p w14:paraId="0F046849" w14:textId="2440B247" w:rsidR="00B561BF" w:rsidRDefault="00B561BF" w:rsidP="005760DB">
      <w:pPr>
        <w:pStyle w:val="305"/>
        <w:spacing w:after="120"/>
        <w:ind w:leftChars="0" w:left="0"/>
      </w:pPr>
      <w:r>
        <w:rPr>
          <w:rFonts w:hint="eastAsia"/>
        </w:rPr>
        <w:t>Event Hubで受信したデータは、そのままでは、何が受信されたか確認することができません。ここでは、オープンソースとして提供されているService Bus Explorerを使って、Event Hubに受信したデータを見る方法を学びます。</w:t>
      </w:r>
    </w:p>
    <w:p w14:paraId="610402C4" w14:textId="0E526E46" w:rsidR="00B561BF" w:rsidRDefault="00B561BF" w:rsidP="005760DB">
      <w:pPr>
        <w:pStyle w:val="305"/>
        <w:spacing w:after="120"/>
        <w:ind w:leftChars="0" w:left="0"/>
      </w:pPr>
      <w:r>
        <w:rPr>
          <w:rFonts w:hint="eastAsia"/>
        </w:rPr>
        <w:t>Service Bus Explorerは、</w:t>
      </w:r>
      <w:hyperlink r:id="rId61" w:history="1">
        <w:r w:rsidRPr="00E34EF0">
          <w:rPr>
            <w:rStyle w:val="ab"/>
          </w:rPr>
          <w:t>https://code.msdn.microsoft.com/windowsapps/Service-Bus-Explorer-f2abca5a</w:t>
        </w:r>
      </w:hyperlink>
      <w:r>
        <w:rPr>
          <w:rFonts w:hint="eastAsia"/>
        </w:rPr>
        <w:t xml:space="preserve"> から公開されています。このサイトからC#のプロジェクト一式をダウンロードし、解凍してVisual Studioで開き、実行します。</w:t>
      </w:r>
    </w:p>
    <w:p w14:paraId="0B5D3AD7" w14:textId="5CC590D0" w:rsidR="00B561BF" w:rsidRDefault="00B561BF" w:rsidP="005760DB">
      <w:pPr>
        <w:pStyle w:val="305"/>
        <w:spacing w:after="120"/>
        <w:ind w:leftChars="0" w:left="0"/>
      </w:pPr>
      <w:r>
        <w:rPr>
          <w:rFonts w:hint="eastAsia"/>
        </w:rPr>
        <w:t>メニューの“File”→“Connect”を選択します。</w:t>
      </w:r>
    </w:p>
    <w:p w14:paraId="22517480" w14:textId="52BC4E5F" w:rsidR="00B561BF" w:rsidRDefault="00B561BF" w:rsidP="005760DB">
      <w:pPr>
        <w:pStyle w:val="305"/>
        <w:spacing w:after="120"/>
        <w:ind w:leftChars="0" w:left="0"/>
      </w:pPr>
      <w:r>
        <w:rPr>
          <w:rFonts w:hint="eastAsia"/>
          <w:noProof/>
        </w:rPr>
        <w:drawing>
          <wp:inline distT="0" distB="0" distL="0" distR="0" wp14:anchorId="1D1762C3" wp14:editId="6E281F88">
            <wp:extent cx="3792041" cy="1755800"/>
            <wp:effectExtent l="0" t="0" r="0" b="0"/>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erviceExplorerDialog.png"/>
                    <pic:cNvPicPr/>
                  </pic:nvPicPr>
                  <pic:blipFill>
                    <a:blip r:embed="rId62">
                      <a:extLst>
                        <a:ext uri="{28A0092B-C50C-407E-A947-70E740481C1C}">
                          <a14:useLocalDpi xmlns:a14="http://schemas.microsoft.com/office/drawing/2010/main" val="0"/>
                        </a:ext>
                      </a:extLst>
                    </a:blip>
                    <a:stretch>
                      <a:fillRect/>
                    </a:stretch>
                  </pic:blipFill>
                  <pic:spPr>
                    <a:xfrm>
                      <a:off x="0" y="0"/>
                      <a:ext cx="3792041" cy="1755800"/>
                    </a:xfrm>
                    <a:prstGeom prst="rect">
                      <a:avLst/>
                    </a:prstGeom>
                  </pic:spPr>
                </pic:pic>
              </a:graphicData>
            </a:graphic>
          </wp:inline>
        </w:drawing>
      </w:r>
    </w:p>
    <w:p w14:paraId="144E8F68" w14:textId="3851EC79" w:rsidR="00B561BF" w:rsidRDefault="00B561BF" w:rsidP="00B561BF">
      <w:pPr>
        <w:pStyle w:val="305"/>
        <w:numPr>
          <w:ilvl w:val="0"/>
          <w:numId w:val="84"/>
        </w:numPr>
        <w:spacing w:after="120"/>
        <w:ind w:leftChars="0"/>
      </w:pPr>
      <w:r>
        <w:rPr>
          <w:rFonts w:hint="eastAsia"/>
        </w:rPr>
        <w:t>）“Service Bus Namespace”を、“Enter Connection String”に選択します。</w:t>
      </w:r>
      <w:r w:rsidR="00BE28ED">
        <w:rPr>
          <w:rFonts w:hint="eastAsia"/>
        </w:rPr>
        <w:t>（②）にService Bus の接続文字列をコピー＆ペーストします。接続文字列の取得は、Microsoft Azure のマネージメントポータルで、Service Busの項目を選択し、</w:t>
      </w:r>
    </w:p>
    <w:p w14:paraId="6D2DDE45" w14:textId="563FBEA7" w:rsidR="00BE28ED" w:rsidRDefault="00BE28ED" w:rsidP="00BE28ED">
      <w:pPr>
        <w:pStyle w:val="305"/>
        <w:spacing w:after="120"/>
        <w:ind w:leftChars="0" w:left="400"/>
      </w:pPr>
      <w:r>
        <w:rPr>
          <w:rFonts w:hint="eastAsia"/>
          <w:noProof/>
        </w:rPr>
        <w:drawing>
          <wp:inline distT="0" distB="0" distL="0" distR="0" wp14:anchorId="6681E1EF" wp14:editId="1EC32FC6">
            <wp:extent cx="4133446" cy="2505673"/>
            <wp:effectExtent l="0" t="0" r="635" b="9525"/>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erviceBusConnectionStringTrigger.png"/>
                    <pic:cNvPicPr/>
                  </pic:nvPicPr>
                  <pic:blipFill>
                    <a:blip r:embed="rId63">
                      <a:extLst>
                        <a:ext uri="{28A0092B-C50C-407E-A947-70E740481C1C}">
                          <a14:useLocalDpi xmlns:a14="http://schemas.microsoft.com/office/drawing/2010/main" val="0"/>
                        </a:ext>
                      </a:extLst>
                    </a:blip>
                    <a:stretch>
                      <a:fillRect/>
                    </a:stretch>
                  </pic:blipFill>
                  <pic:spPr>
                    <a:xfrm>
                      <a:off x="0" y="0"/>
                      <a:ext cx="4133446" cy="2505673"/>
                    </a:xfrm>
                    <a:prstGeom prst="rect">
                      <a:avLst/>
                    </a:prstGeom>
                  </pic:spPr>
                </pic:pic>
              </a:graphicData>
            </a:graphic>
          </wp:inline>
        </w:drawing>
      </w:r>
    </w:p>
    <w:p w14:paraId="410C7B66" w14:textId="30F5790B" w:rsidR="00BE28ED" w:rsidRDefault="00BE28ED" w:rsidP="00BE28ED">
      <w:pPr>
        <w:pStyle w:val="305"/>
        <w:spacing w:after="120"/>
        <w:ind w:leftChars="0" w:left="400"/>
      </w:pPr>
      <w:r>
        <w:rPr>
          <w:rFonts w:hint="eastAsia"/>
        </w:rPr>
        <w:t>接続情報をクリックします。表示されたダイアログの接続文字列情報をコピー＆ペーストし、“OK”をクリックします。</w:t>
      </w:r>
    </w:p>
    <w:p w14:paraId="54316F24" w14:textId="10ADD736" w:rsidR="00BE28ED" w:rsidRDefault="00BE28ED" w:rsidP="00BE28ED">
      <w:pPr>
        <w:pStyle w:val="305"/>
        <w:spacing w:after="120"/>
        <w:ind w:leftChars="0" w:left="400"/>
      </w:pPr>
      <w:r>
        <w:rPr>
          <w:rFonts w:hint="eastAsia"/>
          <w:noProof/>
        </w:rPr>
        <w:lastRenderedPageBreak/>
        <w:drawing>
          <wp:inline distT="0" distB="0" distL="0" distR="0" wp14:anchorId="7825E45E" wp14:editId="449D2547">
            <wp:extent cx="4822354" cy="3139712"/>
            <wp:effectExtent l="0" t="0" r="0" b="3810"/>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erviceBusExplorer.png"/>
                    <pic:cNvPicPr/>
                  </pic:nvPicPr>
                  <pic:blipFill>
                    <a:blip r:embed="rId64">
                      <a:extLst>
                        <a:ext uri="{28A0092B-C50C-407E-A947-70E740481C1C}">
                          <a14:useLocalDpi xmlns:a14="http://schemas.microsoft.com/office/drawing/2010/main" val="0"/>
                        </a:ext>
                      </a:extLst>
                    </a:blip>
                    <a:stretch>
                      <a:fillRect/>
                    </a:stretch>
                  </pic:blipFill>
                  <pic:spPr>
                    <a:xfrm>
                      <a:off x="0" y="0"/>
                      <a:ext cx="4822354" cy="3139712"/>
                    </a:xfrm>
                    <a:prstGeom prst="rect">
                      <a:avLst/>
                    </a:prstGeom>
                  </pic:spPr>
                </pic:pic>
              </a:graphicData>
            </a:graphic>
          </wp:inline>
        </w:drawing>
      </w:r>
    </w:p>
    <w:p w14:paraId="5BABE0B2" w14:textId="1342DC70" w:rsidR="00BE28ED" w:rsidRDefault="00BE28ED" w:rsidP="00BE28ED">
      <w:pPr>
        <w:pStyle w:val="305"/>
        <w:spacing w:after="120"/>
        <w:ind w:leftChars="0" w:left="400"/>
      </w:pPr>
      <w:r>
        <w:rPr>
          <w:rFonts w:hint="eastAsia"/>
        </w:rPr>
        <w:t>表示されたService Busの子要素を開いて、参照したいEvent Hubを表示します。中身を見たいEvent Hubのパーティションを右クリックして、“Create Partition Listener”を選択します。</w:t>
      </w:r>
    </w:p>
    <w:p w14:paraId="070F6358" w14:textId="0F351B29" w:rsidR="00BE28ED" w:rsidRDefault="00BE28ED" w:rsidP="00BE28ED">
      <w:pPr>
        <w:pStyle w:val="305"/>
        <w:spacing w:after="120"/>
        <w:ind w:leftChars="0" w:left="400"/>
      </w:pPr>
      <w:r>
        <w:rPr>
          <w:rFonts w:hint="eastAsia"/>
          <w:noProof/>
        </w:rPr>
        <w:drawing>
          <wp:inline distT="0" distB="0" distL="0" distR="0" wp14:anchorId="035F9C49" wp14:editId="14ABE1A6">
            <wp:extent cx="4523624" cy="3145809"/>
            <wp:effectExtent l="0" t="0" r="0" b="0"/>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erviceBusExplorerListener.png"/>
                    <pic:cNvPicPr/>
                  </pic:nvPicPr>
                  <pic:blipFill>
                    <a:blip r:embed="rId65">
                      <a:extLst>
                        <a:ext uri="{28A0092B-C50C-407E-A947-70E740481C1C}">
                          <a14:useLocalDpi xmlns:a14="http://schemas.microsoft.com/office/drawing/2010/main" val="0"/>
                        </a:ext>
                      </a:extLst>
                    </a:blip>
                    <a:stretch>
                      <a:fillRect/>
                    </a:stretch>
                  </pic:blipFill>
                  <pic:spPr>
                    <a:xfrm>
                      <a:off x="0" y="0"/>
                      <a:ext cx="4523624" cy="3145809"/>
                    </a:xfrm>
                    <a:prstGeom prst="rect">
                      <a:avLst/>
                    </a:prstGeom>
                  </pic:spPr>
                </pic:pic>
              </a:graphicData>
            </a:graphic>
          </wp:inline>
        </w:drawing>
      </w:r>
    </w:p>
    <w:p w14:paraId="20FC5A73" w14:textId="4B204243" w:rsidR="00BE28ED" w:rsidRDefault="00BE28ED" w:rsidP="00BE28ED">
      <w:pPr>
        <w:pStyle w:val="305"/>
        <w:spacing w:after="120"/>
        <w:ind w:leftChars="0" w:left="400"/>
      </w:pPr>
      <w:r>
        <w:rPr>
          <w:rFonts w:hint="eastAsia"/>
        </w:rPr>
        <w:t>右側の“Start”ボタンをクリックし（図は押下後“Stop”に変化した後の状態）、左上の“Event”タブをクリックします。</w:t>
      </w:r>
      <w:r w:rsidR="00856930">
        <w:rPr>
          <w:rFonts w:hint="eastAsia"/>
        </w:rPr>
        <w:t>IoT Kitからのデータが正しく受信されていれば、リストに受信データのリストが表示されます。各項目をクリックすると、受信データの詳細を表示できます。</w:t>
      </w:r>
    </w:p>
    <w:p w14:paraId="56E38AD4" w14:textId="3DD66F72" w:rsidR="00E827E8" w:rsidRPr="00BE28ED" w:rsidRDefault="00E827E8" w:rsidP="00BE28ED">
      <w:pPr>
        <w:pStyle w:val="305"/>
        <w:spacing w:after="120"/>
        <w:ind w:leftChars="0" w:left="400"/>
      </w:pPr>
      <w:r>
        <w:rPr>
          <w:rFonts w:hint="eastAsia"/>
        </w:rPr>
        <w:t>以上で、本ステップの学習は完了です。以降のステップは、本ステップをベースに学習を進めていくので、今一度、動作確認、復習を行って、説明内容を血肉に浸透させてください。</w:t>
      </w:r>
    </w:p>
    <w:sectPr w:rsidR="00E827E8" w:rsidRPr="00BE28ED" w:rsidSect="009B4E19">
      <w:pgSz w:w="11906" w:h="16838" w:code="9"/>
      <w:pgMar w:top="1588" w:right="1134" w:bottom="1021" w:left="1134" w:header="851" w:footer="737" w:gutter="0"/>
      <w:cols w:space="425"/>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63FD655" w14:textId="77777777" w:rsidR="00F548A7" w:rsidRDefault="00F548A7" w:rsidP="003F1180">
      <w:r>
        <w:separator/>
      </w:r>
    </w:p>
  </w:endnote>
  <w:endnote w:type="continuationSeparator" w:id="0">
    <w:p w14:paraId="6D2C29B2" w14:textId="77777777" w:rsidR="00F548A7" w:rsidRDefault="00F548A7" w:rsidP="003F1180">
      <w:r>
        <w:continuationSeparator/>
      </w:r>
    </w:p>
  </w:endnote>
  <w:endnote w:type="continuationNotice" w:id="1">
    <w:p w14:paraId="400EBD13" w14:textId="77777777" w:rsidR="00F548A7" w:rsidRDefault="00F548A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ＭＳ Ｐゴシック">
    <w:panose1 w:val="020B0600070205080204"/>
    <w:charset w:val="80"/>
    <w:family w:val="modern"/>
    <w:pitch w:val="variable"/>
    <w:sig w:usb0="E00002FF" w:usb1="6AC7FDFB" w:usb2="08000012" w:usb3="00000000" w:csb0="000200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notTrueType/>
    <w:pitch w:val="fixed"/>
    <w:sig w:usb0="00000003" w:usb1="00000000" w:usb2="00000000" w:usb3="00000000" w:csb0="00000001" w:csb1="00000000"/>
  </w:font>
  <w:font w:name="メイリオ">
    <w:panose1 w:val="020B0604030504040204"/>
    <w:charset w:val="80"/>
    <w:family w:val="modern"/>
    <w:pitch w:val="variable"/>
    <w:sig w:usb0="E00002FF" w:usb1="6AC7FFFF" w:usb2="08000012" w:usb3="00000000" w:csb0="0002009F" w:csb1="00000000"/>
  </w:font>
  <w:font w:name="ＭＳ 明朝">
    <w:altName w:val="MS Mincho"/>
    <w:panose1 w:val="02020609040205080304"/>
    <w:charset w:val="80"/>
    <w:family w:val="roman"/>
    <w:pitch w:val="fixed"/>
    <w:sig w:usb0="E00002FF" w:usb1="6AC7FDFB" w:usb2="08000012" w:usb3="00000000" w:csb0="0002009F" w:csb1="00000000"/>
  </w:font>
  <w:font w:name="Century">
    <w:panose1 w:val="02040604050505020304"/>
    <w:charset w:val="00"/>
    <w:family w:val="roman"/>
    <w:pitch w:val="variable"/>
    <w:sig w:usb0="00000287" w:usb1="00000000" w:usb2="00000000" w:usb3="00000000" w:csb0="0000009F" w:csb1="00000000"/>
  </w:font>
  <w:font w:name="Palatino Linotype">
    <w:panose1 w:val="02040502050505030304"/>
    <w:charset w:val="00"/>
    <w:family w:val="roman"/>
    <w:pitch w:val="variable"/>
    <w:sig w:usb0="E0000287" w:usb1="40000013" w:usb2="00000000" w:usb3="00000000" w:csb0="0000019F" w:csb1="00000000"/>
  </w:font>
  <w:font w:name="ＭＳ Ｐ明朝">
    <w:panose1 w:val="02020600040205080304"/>
    <w:charset w:val="80"/>
    <w:family w:val="roman"/>
    <w:pitch w:val="variable"/>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Verdana">
    <w:panose1 w:val="020B0604030504040204"/>
    <w:charset w:val="00"/>
    <w:family w:val="swiss"/>
    <w:pitch w:val="variable"/>
    <w:sig w:usb0="A10006FF" w:usb1="4000205B" w:usb2="00000010" w:usb3="00000000" w:csb0="0000019F" w:csb1="00000000"/>
  </w:font>
  <w:font w:name="Trebuchet MS">
    <w:panose1 w:val="020B0603020202020204"/>
    <w:charset w:val="00"/>
    <w:family w:val="swiss"/>
    <w:pitch w:val="variable"/>
    <w:sig w:usb0="00000287" w:usb1="00000003" w:usb2="00000000" w:usb3="00000000" w:csb0="0000009F" w:csb1="00000000"/>
  </w:font>
  <w:font w:name="HGP創英角ｺﾞｼｯｸUB">
    <w:panose1 w:val="020B0900000000000000"/>
    <w:charset w:val="80"/>
    <w:family w:val="modern"/>
    <w:pitch w:val="variable"/>
    <w:sig w:usb0="E00002FF" w:usb1="6AC7FDFB" w:usb2="00000012" w:usb3="00000000" w:csb0="0002009F" w:csb1="00000000"/>
  </w:font>
  <w:font w:name="HGP創英ﾌﾟﾚｾﾞﾝｽEB">
    <w:panose1 w:val="02020800000000000000"/>
    <w:charset w:val="80"/>
    <w:family w:val="roman"/>
    <w:pitch w:val="variable"/>
    <w:sig w:usb0="80000281" w:usb1="28C76CF8" w:usb2="00000010" w:usb3="00000000" w:csb0="00020000" w:csb1="00000000"/>
  </w:font>
  <w:font w:name="Tahoma">
    <w:panose1 w:val="020B0604030504040204"/>
    <w:charset w:val="00"/>
    <w:family w:val="swiss"/>
    <w:pitch w:val="variable"/>
    <w:sig w:usb0="E1002EFF" w:usb1="C000605B" w:usb2="00000029" w:usb3="00000000" w:csb0="000101FF" w:csb1="00000000"/>
  </w:font>
  <w:font w:name="Century Gothic">
    <w:panose1 w:val="020B0502020202020204"/>
    <w:charset w:val="00"/>
    <w:family w:val="swiss"/>
    <w:pitch w:val="variable"/>
    <w:sig w:usb0="00000287" w:usb1="00000000" w:usb2="00000000" w:usb3="00000000" w:csb0="0000009F" w:csb1="00000000"/>
  </w:font>
  <w:font w:name="Franklin Gothic Medium">
    <w:panose1 w:val="020B0603020102020204"/>
    <w:charset w:val="00"/>
    <w:family w:val="swiss"/>
    <w:pitch w:val="variable"/>
    <w:sig w:usb0="00000287" w:usb1="00000000" w:usb2="00000000" w:usb3="00000000" w:csb0="0000009F" w:csb1="00000000"/>
  </w:font>
  <w:font w:name="Segoe UI Symbol">
    <w:panose1 w:val="020B0502040204020203"/>
    <w:charset w:val="00"/>
    <w:family w:val="swiss"/>
    <w:pitch w:val="variable"/>
    <w:sig w:usb0="800001E3" w:usb1="1200FFEF" w:usb2="0064C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808ECD8" w14:textId="77777777" w:rsidR="00F548A7" w:rsidRDefault="00F548A7" w:rsidP="003F1180">
      <w:r>
        <w:separator/>
      </w:r>
    </w:p>
  </w:footnote>
  <w:footnote w:type="continuationSeparator" w:id="0">
    <w:p w14:paraId="20432544" w14:textId="77777777" w:rsidR="00F548A7" w:rsidRDefault="00F548A7" w:rsidP="003F1180">
      <w:r>
        <w:continuationSeparator/>
      </w:r>
    </w:p>
  </w:footnote>
  <w:footnote w:type="continuationNotice" w:id="1">
    <w:p w14:paraId="5B342CA6" w14:textId="77777777" w:rsidR="00F548A7" w:rsidRDefault="00F548A7"/>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w14:anchorId="6C2046C0"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11.5pt;height:11.5pt" o:bullet="t">
        <v:imagedata r:id="rId1" o:title="BD15057_"/>
      </v:shape>
    </w:pict>
  </w:numPicBullet>
  <w:abstractNum w:abstractNumId="0">
    <w:nsid w:val="000A25F3"/>
    <w:multiLevelType w:val="hybridMultilevel"/>
    <w:tmpl w:val="6A2A6892"/>
    <w:lvl w:ilvl="0" w:tplc="2C089DAE">
      <w:start w:val="1"/>
      <w:numFmt w:val="decimal"/>
      <w:pStyle w:val="a"/>
      <w:lvlText w:val="%1."/>
      <w:lvlJc w:val="left"/>
      <w:pPr>
        <w:ind w:left="1276" w:hanging="420"/>
      </w:pPr>
      <w:rPr>
        <w:rFonts w:hint="eastAsia"/>
        <w:b/>
        <w:i w:val="0"/>
      </w:rPr>
    </w:lvl>
    <w:lvl w:ilvl="1" w:tplc="04090017" w:tentative="1">
      <w:start w:val="1"/>
      <w:numFmt w:val="aiueoFullWidth"/>
      <w:lvlText w:val="(%2)"/>
      <w:lvlJc w:val="left"/>
      <w:pPr>
        <w:ind w:left="1696" w:hanging="420"/>
      </w:pPr>
    </w:lvl>
    <w:lvl w:ilvl="2" w:tplc="04090011" w:tentative="1">
      <w:start w:val="1"/>
      <w:numFmt w:val="decimalEnclosedCircle"/>
      <w:lvlText w:val="%3"/>
      <w:lvlJc w:val="left"/>
      <w:pPr>
        <w:ind w:left="2116" w:hanging="420"/>
      </w:pPr>
    </w:lvl>
    <w:lvl w:ilvl="3" w:tplc="0409000F" w:tentative="1">
      <w:start w:val="1"/>
      <w:numFmt w:val="decimal"/>
      <w:lvlText w:val="%4."/>
      <w:lvlJc w:val="left"/>
      <w:pPr>
        <w:ind w:left="2536" w:hanging="420"/>
      </w:pPr>
    </w:lvl>
    <w:lvl w:ilvl="4" w:tplc="04090017" w:tentative="1">
      <w:start w:val="1"/>
      <w:numFmt w:val="aiueoFullWidth"/>
      <w:lvlText w:val="(%5)"/>
      <w:lvlJc w:val="left"/>
      <w:pPr>
        <w:ind w:left="2956" w:hanging="420"/>
      </w:pPr>
    </w:lvl>
    <w:lvl w:ilvl="5" w:tplc="04090011" w:tentative="1">
      <w:start w:val="1"/>
      <w:numFmt w:val="decimalEnclosedCircle"/>
      <w:lvlText w:val="%6"/>
      <w:lvlJc w:val="left"/>
      <w:pPr>
        <w:ind w:left="3376" w:hanging="420"/>
      </w:pPr>
    </w:lvl>
    <w:lvl w:ilvl="6" w:tplc="0409000F" w:tentative="1">
      <w:start w:val="1"/>
      <w:numFmt w:val="decimal"/>
      <w:lvlText w:val="%7."/>
      <w:lvlJc w:val="left"/>
      <w:pPr>
        <w:ind w:left="3796" w:hanging="420"/>
      </w:pPr>
    </w:lvl>
    <w:lvl w:ilvl="7" w:tplc="04090017" w:tentative="1">
      <w:start w:val="1"/>
      <w:numFmt w:val="aiueoFullWidth"/>
      <w:lvlText w:val="(%8)"/>
      <w:lvlJc w:val="left"/>
      <w:pPr>
        <w:ind w:left="4216" w:hanging="420"/>
      </w:pPr>
    </w:lvl>
    <w:lvl w:ilvl="8" w:tplc="04090011" w:tentative="1">
      <w:start w:val="1"/>
      <w:numFmt w:val="decimalEnclosedCircle"/>
      <w:lvlText w:val="%9"/>
      <w:lvlJc w:val="left"/>
      <w:pPr>
        <w:ind w:left="4636" w:hanging="420"/>
      </w:pPr>
    </w:lvl>
  </w:abstractNum>
  <w:abstractNum w:abstractNumId="1">
    <w:nsid w:val="02106127"/>
    <w:multiLevelType w:val="hybridMultilevel"/>
    <w:tmpl w:val="C2BEAB2E"/>
    <w:lvl w:ilvl="0" w:tplc="04090009">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
    <w:nsid w:val="035F719B"/>
    <w:multiLevelType w:val="hybridMultilevel"/>
    <w:tmpl w:val="0BE8FFFA"/>
    <w:lvl w:ilvl="0" w:tplc="04090009">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
    <w:nsid w:val="03767B6C"/>
    <w:multiLevelType w:val="hybridMultilevel"/>
    <w:tmpl w:val="63A408DE"/>
    <w:lvl w:ilvl="0" w:tplc="04090009">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
    <w:nsid w:val="045612B2"/>
    <w:multiLevelType w:val="hybridMultilevel"/>
    <w:tmpl w:val="528AF5F6"/>
    <w:lvl w:ilvl="0" w:tplc="BD32A1A2">
      <w:start w:val="1"/>
      <w:numFmt w:val="decimalEnclosedCircle"/>
      <w:lvlText w:val="（%1"/>
      <w:lvlJc w:val="left"/>
      <w:pPr>
        <w:ind w:left="820" w:hanging="400"/>
      </w:pPr>
      <w:rPr>
        <w:rFonts w:hint="default"/>
      </w:rPr>
    </w:lvl>
    <w:lvl w:ilvl="1" w:tplc="04090017" w:tentative="1">
      <w:start w:val="1"/>
      <w:numFmt w:val="aiueoFullWidth"/>
      <w:lvlText w:val="(%2)"/>
      <w:lvlJc w:val="left"/>
      <w:pPr>
        <w:ind w:left="1260" w:hanging="420"/>
      </w:pPr>
    </w:lvl>
    <w:lvl w:ilvl="2" w:tplc="04090011" w:tentative="1">
      <w:start w:val="1"/>
      <w:numFmt w:val="decimalEnclosedCircle"/>
      <w:lvlText w:val="%3"/>
      <w:lvlJc w:val="left"/>
      <w:pPr>
        <w:ind w:left="1680" w:hanging="420"/>
      </w:pPr>
    </w:lvl>
    <w:lvl w:ilvl="3" w:tplc="0409000F" w:tentative="1">
      <w:start w:val="1"/>
      <w:numFmt w:val="decimal"/>
      <w:lvlText w:val="%4."/>
      <w:lvlJc w:val="left"/>
      <w:pPr>
        <w:ind w:left="2100" w:hanging="420"/>
      </w:pPr>
    </w:lvl>
    <w:lvl w:ilvl="4" w:tplc="04090017" w:tentative="1">
      <w:start w:val="1"/>
      <w:numFmt w:val="aiueoFullWidth"/>
      <w:lvlText w:val="(%5)"/>
      <w:lvlJc w:val="left"/>
      <w:pPr>
        <w:ind w:left="2520" w:hanging="420"/>
      </w:pPr>
    </w:lvl>
    <w:lvl w:ilvl="5" w:tplc="04090011" w:tentative="1">
      <w:start w:val="1"/>
      <w:numFmt w:val="decimalEnclosedCircle"/>
      <w:lvlText w:val="%6"/>
      <w:lvlJc w:val="left"/>
      <w:pPr>
        <w:ind w:left="2940" w:hanging="420"/>
      </w:pPr>
    </w:lvl>
    <w:lvl w:ilvl="6" w:tplc="0409000F" w:tentative="1">
      <w:start w:val="1"/>
      <w:numFmt w:val="decimal"/>
      <w:lvlText w:val="%7."/>
      <w:lvlJc w:val="left"/>
      <w:pPr>
        <w:ind w:left="3360" w:hanging="420"/>
      </w:pPr>
    </w:lvl>
    <w:lvl w:ilvl="7" w:tplc="04090017" w:tentative="1">
      <w:start w:val="1"/>
      <w:numFmt w:val="aiueoFullWidth"/>
      <w:lvlText w:val="(%8)"/>
      <w:lvlJc w:val="left"/>
      <w:pPr>
        <w:ind w:left="3780" w:hanging="420"/>
      </w:pPr>
    </w:lvl>
    <w:lvl w:ilvl="8" w:tplc="04090011" w:tentative="1">
      <w:start w:val="1"/>
      <w:numFmt w:val="decimalEnclosedCircle"/>
      <w:lvlText w:val="%9"/>
      <w:lvlJc w:val="left"/>
      <w:pPr>
        <w:ind w:left="4200" w:hanging="420"/>
      </w:pPr>
    </w:lvl>
  </w:abstractNum>
  <w:abstractNum w:abstractNumId="5">
    <w:nsid w:val="04D462A0"/>
    <w:multiLevelType w:val="hybridMultilevel"/>
    <w:tmpl w:val="E4A4E534"/>
    <w:lvl w:ilvl="0" w:tplc="04090009">
      <w:start w:val="1"/>
      <w:numFmt w:val="bullet"/>
      <w:lvlText w:val=""/>
      <w:lvlJc w:val="left"/>
      <w:pPr>
        <w:ind w:left="840" w:hanging="420"/>
      </w:pPr>
      <w:rPr>
        <w:rFonts w:ascii="Wingdings" w:hAnsi="Wingdings" w:hint="default"/>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6">
    <w:nsid w:val="05C33F0F"/>
    <w:multiLevelType w:val="hybridMultilevel"/>
    <w:tmpl w:val="D7185FA6"/>
    <w:lvl w:ilvl="0" w:tplc="04090009">
      <w:start w:val="1"/>
      <w:numFmt w:val="bullet"/>
      <w:lvlText w:val=""/>
      <w:lvlJc w:val="left"/>
      <w:pPr>
        <w:ind w:left="840" w:hanging="420"/>
      </w:pPr>
      <w:rPr>
        <w:rFonts w:ascii="Wingdings" w:hAnsi="Wingdings" w:hint="default"/>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7">
    <w:nsid w:val="06DB22E2"/>
    <w:multiLevelType w:val="hybridMultilevel"/>
    <w:tmpl w:val="C7549AF0"/>
    <w:lvl w:ilvl="0" w:tplc="04090009">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8">
    <w:nsid w:val="0BE7618E"/>
    <w:multiLevelType w:val="hybridMultilevel"/>
    <w:tmpl w:val="871EEA3A"/>
    <w:lvl w:ilvl="0" w:tplc="04090009">
      <w:start w:val="1"/>
      <w:numFmt w:val="bullet"/>
      <w:lvlText w:val=""/>
      <w:lvlJc w:val="left"/>
      <w:pPr>
        <w:ind w:left="840" w:hanging="420"/>
      </w:pPr>
      <w:rPr>
        <w:rFonts w:ascii="Wingdings" w:hAnsi="Wingdings" w:hint="default"/>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9">
    <w:nsid w:val="0E7F4C9A"/>
    <w:multiLevelType w:val="hybridMultilevel"/>
    <w:tmpl w:val="EF96D246"/>
    <w:lvl w:ilvl="0" w:tplc="04090009">
      <w:start w:val="1"/>
      <w:numFmt w:val="bullet"/>
      <w:lvlText w:val=""/>
      <w:lvlJc w:val="left"/>
      <w:pPr>
        <w:ind w:left="1270" w:hanging="420"/>
      </w:pPr>
      <w:rPr>
        <w:rFonts w:ascii="Wingdings" w:hAnsi="Wingdings" w:hint="default"/>
      </w:rPr>
    </w:lvl>
    <w:lvl w:ilvl="1" w:tplc="0409000B" w:tentative="1">
      <w:start w:val="1"/>
      <w:numFmt w:val="bullet"/>
      <w:lvlText w:val=""/>
      <w:lvlJc w:val="left"/>
      <w:pPr>
        <w:ind w:left="1690" w:hanging="420"/>
      </w:pPr>
      <w:rPr>
        <w:rFonts w:ascii="Wingdings" w:hAnsi="Wingdings" w:hint="default"/>
      </w:rPr>
    </w:lvl>
    <w:lvl w:ilvl="2" w:tplc="0409000D" w:tentative="1">
      <w:start w:val="1"/>
      <w:numFmt w:val="bullet"/>
      <w:lvlText w:val=""/>
      <w:lvlJc w:val="left"/>
      <w:pPr>
        <w:ind w:left="2110" w:hanging="420"/>
      </w:pPr>
      <w:rPr>
        <w:rFonts w:ascii="Wingdings" w:hAnsi="Wingdings" w:hint="default"/>
      </w:rPr>
    </w:lvl>
    <w:lvl w:ilvl="3" w:tplc="04090001" w:tentative="1">
      <w:start w:val="1"/>
      <w:numFmt w:val="bullet"/>
      <w:lvlText w:val=""/>
      <w:lvlJc w:val="left"/>
      <w:pPr>
        <w:ind w:left="2530" w:hanging="420"/>
      </w:pPr>
      <w:rPr>
        <w:rFonts w:ascii="Wingdings" w:hAnsi="Wingdings" w:hint="default"/>
      </w:rPr>
    </w:lvl>
    <w:lvl w:ilvl="4" w:tplc="0409000B" w:tentative="1">
      <w:start w:val="1"/>
      <w:numFmt w:val="bullet"/>
      <w:lvlText w:val=""/>
      <w:lvlJc w:val="left"/>
      <w:pPr>
        <w:ind w:left="2950" w:hanging="420"/>
      </w:pPr>
      <w:rPr>
        <w:rFonts w:ascii="Wingdings" w:hAnsi="Wingdings" w:hint="default"/>
      </w:rPr>
    </w:lvl>
    <w:lvl w:ilvl="5" w:tplc="0409000D" w:tentative="1">
      <w:start w:val="1"/>
      <w:numFmt w:val="bullet"/>
      <w:lvlText w:val=""/>
      <w:lvlJc w:val="left"/>
      <w:pPr>
        <w:ind w:left="3370" w:hanging="420"/>
      </w:pPr>
      <w:rPr>
        <w:rFonts w:ascii="Wingdings" w:hAnsi="Wingdings" w:hint="default"/>
      </w:rPr>
    </w:lvl>
    <w:lvl w:ilvl="6" w:tplc="04090001" w:tentative="1">
      <w:start w:val="1"/>
      <w:numFmt w:val="bullet"/>
      <w:lvlText w:val=""/>
      <w:lvlJc w:val="left"/>
      <w:pPr>
        <w:ind w:left="3790" w:hanging="420"/>
      </w:pPr>
      <w:rPr>
        <w:rFonts w:ascii="Wingdings" w:hAnsi="Wingdings" w:hint="default"/>
      </w:rPr>
    </w:lvl>
    <w:lvl w:ilvl="7" w:tplc="0409000B" w:tentative="1">
      <w:start w:val="1"/>
      <w:numFmt w:val="bullet"/>
      <w:lvlText w:val=""/>
      <w:lvlJc w:val="left"/>
      <w:pPr>
        <w:ind w:left="4210" w:hanging="420"/>
      </w:pPr>
      <w:rPr>
        <w:rFonts w:ascii="Wingdings" w:hAnsi="Wingdings" w:hint="default"/>
      </w:rPr>
    </w:lvl>
    <w:lvl w:ilvl="8" w:tplc="0409000D" w:tentative="1">
      <w:start w:val="1"/>
      <w:numFmt w:val="bullet"/>
      <w:lvlText w:val=""/>
      <w:lvlJc w:val="left"/>
      <w:pPr>
        <w:ind w:left="4630" w:hanging="420"/>
      </w:pPr>
      <w:rPr>
        <w:rFonts w:ascii="Wingdings" w:hAnsi="Wingdings" w:hint="default"/>
      </w:rPr>
    </w:lvl>
  </w:abstractNum>
  <w:abstractNum w:abstractNumId="10">
    <w:nsid w:val="0ECC618D"/>
    <w:multiLevelType w:val="hybridMultilevel"/>
    <w:tmpl w:val="5EFC8730"/>
    <w:lvl w:ilvl="0" w:tplc="A9603616">
      <w:start w:val="1"/>
      <w:numFmt w:val="decimal"/>
      <w:lvlText w:val="%1．"/>
      <w:lvlJc w:val="left"/>
      <w:pPr>
        <w:ind w:left="360" w:hanging="360"/>
      </w:pPr>
      <w:rPr>
        <w:rFonts w:hint="default"/>
      </w:r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1">
    <w:nsid w:val="0FCC3EE5"/>
    <w:multiLevelType w:val="hybridMultilevel"/>
    <w:tmpl w:val="5280557C"/>
    <w:lvl w:ilvl="0" w:tplc="04090009">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2">
    <w:nsid w:val="104435D1"/>
    <w:multiLevelType w:val="multilevel"/>
    <w:tmpl w:val="8892CD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10B36346"/>
    <w:multiLevelType w:val="hybridMultilevel"/>
    <w:tmpl w:val="867CBADC"/>
    <w:lvl w:ilvl="0" w:tplc="04090009">
      <w:start w:val="1"/>
      <w:numFmt w:val="bullet"/>
      <w:lvlText w:val=""/>
      <w:lvlJc w:val="left"/>
      <w:pPr>
        <w:ind w:left="840" w:hanging="420"/>
      </w:pPr>
      <w:rPr>
        <w:rFonts w:ascii="Wingdings" w:hAnsi="Wingdings" w:hint="default"/>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14">
    <w:nsid w:val="114524AA"/>
    <w:multiLevelType w:val="hybridMultilevel"/>
    <w:tmpl w:val="5FC8F9B8"/>
    <w:lvl w:ilvl="0" w:tplc="A6C8F862">
      <w:start w:val="1"/>
      <w:numFmt w:val="bullet"/>
      <w:pStyle w:val="S"/>
      <w:lvlText w:val="※"/>
      <w:lvlJc w:val="left"/>
      <w:pPr>
        <w:ind w:left="420" w:hanging="420"/>
      </w:pPr>
      <w:rPr>
        <w:rFonts w:ascii="ＭＳ Ｐゴシック" w:eastAsia="ＭＳ Ｐゴシック" w:hAnsi="ＭＳ Ｐゴシック"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5">
    <w:nsid w:val="12C67026"/>
    <w:multiLevelType w:val="hybridMultilevel"/>
    <w:tmpl w:val="6E58AA12"/>
    <w:lvl w:ilvl="0" w:tplc="0122F4B4">
      <w:start w:val="1"/>
      <w:numFmt w:val="bullet"/>
      <w:pStyle w:val="03"/>
      <w:lvlText w:val=""/>
      <w:lvlJc w:val="left"/>
      <w:pPr>
        <w:ind w:left="1270" w:hanging="420"/>
      </w:pPr>
      <w:rPr>
        <w:rFonts w:ascii="Wingdings" w:hAnsi="Wingdings" w:hint="default"/>
      </w:rPr>
    </w:lvl>
    <w:lvl w:ilvl="1" w:tplc="0409000B" w:tentative="1">
      <w:start w:val="1"/>
      <w:numFmt w:val="bullet"/>
      <w:lvlText w:val=""/>
      <w:lvlJc w:val="left"/>
      <w:pPr>
        <w:ind w:left="1690" w:hanging="420"/>
      </w:pPr>
      <w:rPr>
        <w:rFonts w:ascii="Wingdings" w:hAnsi="Wingdings" w:hint="default"/>
      </w:rPr>
    </w:lvl>
    <w:lvl w:ilvl="2" w:tplc="0409000D" w:tentative="1">
      <w:start w:val="1"/>
      <w:numFmt w:val="bullet"/>
      <w:lvlText w:val=""/>
      <w:lvlJc w:val="left"/>
      <w:pPr>
        <w:ind w:left="2110" w:hanging="420"/>
      </w:pPr>
      <w:rPr>
        <w:rFonts w:ascii="Wingdings" w:hAnsi="Wingdings" w:hint="default"/>
      </w:rPr>
    </w:lvl>
    <w:lvl w:ilvl="3" w:tplc="04090001" w:tentative="1">
      <w:start w:val="1"/>
      <w:numFmt w:val="bullet"/>
      <w:lvlText w:val=""/>
      <w:lvlJc w:val="left"/>
      <w:pPr>
        <w:ind w:left="2530" w:hanging="420"/>
      </w:pPr>
      <w:rPr>
        <w:rFonts w:ascii="Wingdings" w:hAnsi="Wingdings" w:hint="default"/>
      </w:rPr>
    </w:lvl>
    <w:lvl w:ilvl="4" w:tplc="0409000B" w:tentative="1">
      <w:start w:val="1"/>
      <w:numFmt w:val="bullet"/>
      <w:lvlText w:val=""/>
      <w:lvlJc w:val="left"/>
      <w:pPr>
        <w:ind w:left="2950" w:hanging="420"/>
      </w:pPr>
      <w:rPr>
        <w:rFonts w:ascii="Wingdings" w:hAnsi="Wingdings" w:hint="default"/>
      </w:rPr>
    </w:lvl>
    <w:lvl w:ilvl="5" w:tplc="0409000D" w:tentative="1">
      <w:start w:val="1"/>
      <w:numFmt w:val="bullet"/>
      <w:lvlText w:val=""/>
      <w:lvlJc w:val="left"/>
      <w:pPr>
        <w:ind w:left="3370" w:hanging="420"/>
      </w:pPr>
      <w:rPr>
        <w:rFonts w:ascii="Wingdings" w:hAnsi="Wingdings" w:hint="default"/>
      </w:rPr>
    </w:lvl>
    <w:lvl w:ilvl="6" w:tplc="04090001" w:tentative="1">
      <w:start w:val="1"/>
      <w:numFmt w:val="bullet"/>
      <w:lvlText w:val=""/>
      <w:lvlJc w:val="left"/>
      <w:pPr>
        <w:ind w:left="3790" w:hanging="420"/>
      </w:pPr>
      <w:rPr>
        <w:rFonts w:ascii="Wingdings" w:hAnsi="Wingdings" w:hint="default"/>
      </w:rPr>
    </w:lvl>
    <w:lvl w:ilvl="7" w:tplc="0409000B" w:tentative="1">
      <w:start w:val="1"/>
      <w:numFmt w:val="bullet"/>
      <w:lvlText w:val=""/>
      <w:lvlJc w:val="left"/>
      <w:pPr>
        <w:ind w:left="4210" w:hanging="420"/>
      </w:pPr>
      <w:rPr>
        <w:rFonts w:ascii="Wingdings" w:hAnsi="Wingdings" w:hint="default"/>
      </w:rPr>
    </w:lvl>
    <w:lvl w:ilvl="8" w:tplc="0409000D" w:tentative="1">
      <w:start w:val="1"/>
      <w:numFmt w:val="bullet"/>
      <w:lvlText w:val=""/>
      <w:lvlJc w:val="left"/>
      <w:pPr>
        <w:ind w:left="4630" w:hanging="420"/>
      </w:pPr>
      <w:rPr>
        <w:rFonts w:ascii="Wingdings" w:hAnsi="Wingdings" w:hint="default"/>
      </w:rPr>
    </w:lvl>
  </w:abstractNum>
  <w:abstractNum w:abstractNumId="16">
    <w:nsid w:val="13A672F9"/>
    <w:multiLevelType w:val="hybridMultilevel"/>
    <w:tmpl w:val="27CC39EC"/>
    <w:lvl w:ilvl="0" w:tplc="04090009">
      <w:start w:val="1"/>
      <w:numFmt w:val="bullet"/>
      <w:lvlText w:val=""/>
      <w:lvlJc w:val="left"/>
      <w:pPr>
        <w:ind w:left="840" w:hanging="420"/>
      </w:pPr>
      <w:rPr>
        <w:rFonts w:ascii="Wingdings" w:hAnsi="Wingdings" w:hint="default"/>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17">
    <w:nsid w:val="1BA7126C"/>
    <w:multiLevelType w:val="hybridMultilevel"/>
    <w:tmpl w:val="F500A108"/>
    <w:lvl w:ilvl="0" w:tplc="04090009">
      <w:start w:val="1"/>
      <w:numFmt w:val="bullet"/>
      <w:lvlText w:val=""/>
      <w:lvlJc w:val="left"/>
      <w:pPr>
        <w:ind w:left="1260" w:hanging="420"/>
      </w:pPr>
      <w:rPr>
        <w:rFonts w:ascii="Wingdings" w:hAnsi="Wingdings" w:hint="default"/>
      </w:rPr>
    </w:lvl>
    <w:lvl w:ilvl="1" w:tplc="0409000B" w:tentative="1">
      <w:start w:val="1"/>
      <w:numFmt w:val="bullet"/>
      <w:lvlText w:val=""/>
      <w:lvlJc w:val="left"/>
      <w:pPr>
        <w:ind w:left="1680" w:hanging="420"/>
      </w:pPr>
      <w:rPr>
        <w:rFonts w:ascii="Wingdings" w:hAnsi="Wingdings" w:hint="default"/>
      </w:rPr>
    </w:lvl>
    <w:lvl w:ilvl="2" w:tplc="0409000D"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B" w:tentative="1">
      <w:start w:val="1"/>
      <w:numFmt w:val="bullet"/>
      <w:lvlText w:val=""/>
      <w:lvlJc w:val="left"/>
      <w:pPr>
        <w:ind w:left="2940" w:hanging="420"/>
      </w:pPr>
      <w:rPr>
        <w:rFonts w:ascii="Wingdings" w:hAnsi="Wingdings" w:hint="default"/>
      </w:rPr>
    </w:lvl>
    <w:lvl w:ilvl="5" w:tplc="0409000D"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B" w:tentative="1">
      <w:start w:val="1"/>
      <w:numFmt w:val="bullet"/>
      <w:lvlText w:val=""/>
      <w:lvlJc w:val="left"/>
      <w:pPr>
        <w:ind w:left="4200" w:hanging="420"/>
      </w:pPr>
      <w:rPr>
        <w:rFonts w:ascii="Wingdings" w:hAnsi="Wingdings" w:hint="default"/>
      </w:rPr>
    </w:lvl>
    <w:lvl w:ilvl="8" w:tplc="0409000D" w:tentative="1">
      <w:start w:val="1"/>
      <w:numFmt w:val="bullet"/>
      <w:lvlText w:val=""/>
      <w:lvlJc w:val="left"/>
      <w:pPr>
        <w:ind w:left="4620" w:hanging="420"/>
      </w:pPr>
      <w:rPr>
        <w:rFonts w:ascii="Wingdings" w:hAnsi="Wingdings" w:hint="default"/>
      </w:rPr>
    </w:lvl>
  </w:abstractNum>
  <w:abstractNum w:abstractNumId="18">
    <w:nsid w:val="1CF06947"/>
    <w:multiLevelType w:val="hybridMultilevel"/>
    <w:tmpl w:val="460CB3E2"/>
    <w:lvl w:ilvl="0" w:tplc="04090009">
      <w:start w:val="1"/>
      <w:numFmt w:val="bullet"/>
      <w:lvlText w:val=""/>
      <w:lvlJc w:val="left"/>
      <w:pPr>
        <w:ind w:left="840" w:hanging="420"/>
      </w:pPr>
      <w:rPr>
        <w:rFonts w:ascii="Wingdings" w:hAnsi="Wingdings" w:hint="default"/>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19">
    <w:nsid w:val="202F7295"/>
    <w:multiLevelType w:val="hybridMultilevel"/>
    <w:tmpl w:val="2DB03E80"/>
    <w:lvl w:ilvl="0" w:tplc="04090009">
      <w:start w:val="1"/>
      <w:numFmt w:val="bullet"/>
      <w:lvlText w:val=""/>
      <w:lvlJc w:val="left"/>
      <w:pPr>
        <w:ind w:left="820" w:hanging="420"/>
      </w:pPr>
      <w:rPr>
        <w:rFonts w:ascii="Wingdings" w:hAnsi="Wingdings" w:hint="default"/>
      </w:rPr>
    </w:lvl>
    <w:lvl w:ilvl="1" w:tplc="0409000B" w:tentative="1">
      <w:start w:val="1"/>
      <w:numFmt w:val="bullet"/>
      <w:lvlText w:val=""/>
      <w:lvlJc w:val="left"/>
      <w:pPr>
        <w:ind w:left="1240" w:hanging="420"/>
      </w:pPr>
      <w:rPr>
        <w:rFonts w:ascii="Wingdings" w:hAnsi="Wingdings" w:hint="default"/>
      </w:rPr>
    </w:lvl>
    <w:lvl w:ilvl="2" w:tplc="0409000D" w:tentative="1">
      <w:start w:val="1"/>
      <w:numFmt w:val="bullet"/>
      <w:lvlText w:val=""/>
      <w:lvlJc w:val="left"/>
      <w:pPr>
        <w:ind w:left="1660" w:hanging="420"/>
      </w:pPr>
      <w:rPr>
        <w:rFonts w:ascii="Wingdings" w:hAnsi="Wingdings" w:hint="default"/>
      </w:rPr>
    </w:lvl>
    <w:lvl w:ilvl="3" w:tplc="04090001" w:tentative="1">
      <w:start w:val="1"/>
      <w:numFmt w:val="bullet"/>
      <w:lvlText w:val=""/>
      <w:lvlJc w:val="left"/>
      <w:pPr>
        <w:ind w:left="2080" w:hanging="420"/>
      </w:pPr>
      <w:rPr>
        <w:rFonts w:ascii="Wingdings" w:hAnsi="Wingdings" w:hint="default"/>
      </w:rPr>
    </w:lvl>
    <w:lvl w:ilvl="4" w:tplc="0409000B" w:tentative="1">
      <w:start w:val="1"/>
      <w:numFmt w:val="bullet"/>
      <w:lvlText w:val=""/>
      <w:lvlJc w:val="left"/>
      <w:pPr>
        <w:ind w:left="2500" w:hanging="420"/>
      </w:pPr>
      <w:rPr>
        <w:rFonts w:ascii="Wingdings" w:hAnsi="Wingdings" w:hint="default"/>
      </w:rPr>
    </w:lvl>
    <w:lvl w:ilvl="5" w:tplc="0409000D" w:tentative="1">
      <w:start w:val="1"/>
      <w:numFmt w:val="bullet"/>
      <w:lvlText w:val=""/>
      <w:lvlJc w:val="left"/>
      <w:pPr>
        <w:ind w:left="2920" w:hanging="420"/>
      </w:pPr>
      <w:rPr>
        <w:rFonts w:ascii="Wingdings" w:hAnsi="Wingdings" w:hint="default"/>
      </w:rPr>
    </w:lvl>
    <w:lvl w:ilvl="6" w:tplc="04090001" w:tentative="1">
      <w:start w:val="1"/>
      <w:numFmt w:val="bullet"/>
      <w:lvlText w:val=""/>
      <w:lvlJc w:val="left"/>
      <w:pPr>
        <w:ind w:left="3340" w:hanging="420"/>
      </w:pPr>
      <w:rPr>
        <w:rFonts w:ascii="Wingdings" w:hAnsi="Wingdings" w:hint="default"/>
      </w:rPr>
    </w:lvl>
    <w:lvl w:ilvl="7" w:tplc="0409000B" w:tentative="1">
      <w:start w:val="1"/>
      <w:numFmt w:val="bullet"/>
      <w:lvlText w:val=""/>
      <w:lvlJc w:val="left"/>
      <w:pPr>
        <w:ind w:left="3760" w:hanging="420"/>
      </w:pPr>
      <w:rPr>
        <w:rFonts w:ascii="Wingdings" w:hAnsi="Wingdings" w:hint="default"/>
      </w:rPr>
    </w:lvl>
    <w:lvl w:ilvl="8" w:tplc="0409000D" w:tentative="1">
      <w:start w:val="1"/>
      <w:numFmt w:val="bullet"/>
      <w:lvlText w:val=""/>
      <w:lvlJc w:val="left"/>
      <w:pPr>
        <w:ind w:left="4180" w:hanging="420"/>
      </w:pPr>
      <w:rPr>
        <w:rFonts w:ascii="Wingdings" w:hAnsi="Wingdings" w:hint="default"/>
      </w:rPr>
    </w:lvl>
  </w:abstractNum>
  <w:abstractNum w:abstractNumId="20">
    <w:nsid w:val="20982976"/>
    <w:multiLevelType w:val="hybridMultilevel"/>
    <w:tmpl w:val="CB341CD6"/>
    <w:lvl w:ilvl="0" w:tplc="798A1B12">
      <w:start w:val="1"/>
      <w:numFmt w:val="decimal"/>
      <w:lvlText w:val="%1."/>
      <w:lvlJc w:val="left"/>
      <w:pPr>
        <w:ind w:left="610" w:hanging="170"/>
      </w:pPr>
      <w:rPr>
        <w:rFonts w:hint="default"/>
      </w:rPr>
    </w:lvl>
    <w:lvl w:ilvl="1" w:tplc="04090017" w:tentative="1">
      <w:start w:val="1"/>
      <w:numFmt w:val="aiueoFullWidth"/>
      <w:lvlText w:val="(%2)"/>
      <w:lvlJc w:val="left"/>
      <w:pPr>
        <w:ind w:left="1280" w:hanging="420"/>
      </w:pPr>
    </w:lvl>
    <w:lvl w:ilvl="2" w:tplc="04090011" w:tentative="1">
      <w:start w:val="1"/>
      <w:numFmt w:val="decimalEnclosedCircle"/>
      <w:lvlText w:val="%3"/>
      <w:lvlJc w:val="left"/>
      <w:pPr>
        <w:ind w:left="1700" w:hanging="420"/>
      </w:pPr>
    </w:lvl>
    <w:lvl w:ilvl="3" w:tplc="0409000F" w:tentative="1">
      <w:start w:val="1"/>
      <w:numFmt w:val="decimal"/>
      <w:lvlText w:val="%4."/>
      <w:lvlJc w:val="left"/>
      <w:pPr>
        <w:ind w:left="2120" w:hanging="420"/>
      </w:pPr>
    </w:lvl>
    <w:lvl w:ilvl="4" w:tplc="04090017" w:tentative="1">
      <w:start w:val="1"/>
      <w:numFmt w:val="aiueoFullWidth"/>
      <w:lvlText w:val="(%5)"/>
      <w:lvlJc w:val="left"/>
      <w:pPr>
        <w:ind w:left="2540" w:hanging="420"/>
      </w:pPr>
    </w:lvl>
    <w:lvl w:ilvl="5" w:tplc="04090011" w:tentative="1">
      <w:start w:val="1"/>
      <w:numFmt w:val="decimalEnclosedCircle"/>
      <w:lvlText w:val="%6"/>
      <w:lvlJc w:val="left"/>
      <w:pPr>
        <w:ind w:left="2960" w:hanging="420"/>
      </w:pPr>
    </w:lvl>
    <w:lvl w:ilvl="6" w:tplc="0409000F" w:tentative="1">
      <w:start w:val="1"/>
      <w:numFmt w:val="decimal"/>
      <w:lvlText w:val="%7."/>
      <w:lvlJc w:val="left"/>
      <w:pPr>
        <w:ind w:left="3380" w:hanging="420"/>
      </w:pPr>
    </w:lvl>
    <w:lvl w:ilvl="7" w:tplc="04090017" w:tentative="1">
      <w:start w:val="1"/>
      <w:numFmt w:val="aiueoFullWidth"/>
      <w:lvlText w:val="(%8)"/>
      <w:lvlJc w:val="left"/>
      <w:pPr>
        <w:ind w:left="3800" w:hanging="420"/>
      </w:pPr>
    </w:lvl>
    <w:lvl w:ilvl="8" w:tplc="04090011" w:tentative="1">
      <w:start w:val="1"/>
      <w:numFmt w:val="decimalEnclosedCircle"/>
      <w:lvlText w:val="%9"/>
      <w:lvlJc w:val="left"/>
      <w:pPr>
        <w:ind w:left="4220" w:hanging="420"/>
      </w:pPr>
    </w:lvl>
  </w:abstractNum>
  <w:abstractNum w:abstractNumId="21">
    <w:nsid w:val="237D242D"/>
    <w:multiLevelType w:val="hybridMultilevel"/>
    <w:tmpl w:val="06FA2446"/>
    <w:lvl w:ilvl="0" w:tplc="1AB6F78C">
      <w:start w:val="1"/>
      <w:numFmt w:val="bullet"/>
      <w:lvlText w:val=""/>
      <w:lvlJc w:val="left"/>
      <w:pPr>
        <w:tabs>
          <w:tab w:val="num" w:pos="1350"/>
        </w:tabs>
        <w:ind w:left="1350" w:hanging="360"/>
      </w:pPr>
      <w:rPr>
        <w:rFonts w:ascii="Wingdings" w:hAnsi="Wingdings" w:hint="default"/>
      </w:rPr>
    </w:lvl>
    <w:lvl w:ilvl="1" w:tplc="40CC244A">
      <w:start w:val="257"/>
      <w:numFmt w:val="bullet"/>
      <w:lvlText w:val=""/>
      <w:lvlJc w:val="left"/>
      <w:pPr>
        <w:tabs>
          <w:tab w:val="num" w:pos="2070"/>
        </w:tabs>
        <w:ind w:left="2070" w:hanging="360"/>
      </w:pPr>
      <w:rPr>
        <w:rFonts w:ascii="Wingdings" w:hAnsi="Wingdings" w:hint="default"/>
      </w:rPr>
    </w:lvl>
    <w:lvl w:ilvl="2" w:tplc="89261E9C" w:tentative="1">
      <w:start w:val="1"/>
      <w:numFmt w:val="bullet"/>
      <w:lvlText w:val=""/>
      <w:lvlJc w:val="left"/>
      <w:pPr>
        <w:tabs>
          <w:tab w:val="num" w:pos="2790"/>
        </w:tabs>
        <w:ind w:left="2790" w:hanging="360"/>
      </w:pPr>
      <w:rPr>
        <w:rFonts w:ascii="Wingdings" w:hAnsi="Wingdings" w:hint="default"/>
      </w:rPr>
    </w:lvl>
    <w:lvl w:ilvl="3" w:tplc="96B62B96" w:tentative="1">
      <w:start w:val="1"/>
      <w:numFmt w:val="bullet"/>
      <w:lvlText w:val=""/>
      <w:lvlJc w:val="left"/>
      <w:pPr>
        <w:tabs>
          <w:tab w:val="num" w:pos="3510"/>
        </w:tabs>
        <w:ind w:left="3510" w:hanging="360"/>
      </w:pPr>
      <w:rPr>
        <w:rFonts w:ascii="Wingdings" w:hAnsi="Wingdings" w:hint="default"/>
      </w:rPr>
    </w:lvl>
    <w:lvl w:ilvl="4" w:tplc="7B8ABE2E" w:tentative="1">
      <w:start w:val="1"/>
      <w:numFmt w:val="bullet"/>
      <w:lvlText w:val=""/>
      <w:lvlJc w:val="left"/>
      <w:pPr>
        <w:tabs>
          <w:tab w:val="num" w:pos="4230"/>
        </w:tabs>
        <w:ind w:left="4230" w:hanging="360"/>
      </w:pPr>
      <w:rPr>
        <w:rFonts w:ascii="Wingdings" w:hAnsi="Wingdings" w:hint="default"/>
      </w:rPr>
    </w:lvl>
    <w:lvl w:ilvl="5" w:tplc="7136BB38" w:tentative="1">
      <w:start w:val="1"/>
      <w:numFmt w:val="bullet"/>
      <w:lvlText w:val=""/>
      <w:lvlJc w:val="left"/>
      <w:pPr>
        <w:tabs>
          <w:tab w:val="num" w:pos="4950"/>
        </w:tabs>
        <w:ind w:left="4950" w:hanging="360"/>
      </w:pPr>
      <w:rPr>
        <w:rFonts w:ascii="Wingdings" w:hAnsi="Wingdings" w:hint="default"/>
      </w:rPr>
    </w:lvl>
    <w:lvl w:ilvl="6" w:tplc="DDC43C0A" w:tentative="1">
      <w:start w:val="1"/>
      <w:numFmt w:val="bullet"/>
      <w:lvlText w:val=""/>
      <w:lvlJc w:val="left"/>
      <w:pPr>
        <w:tabs>
          <w:tab w:val="num" w:pos="5670"/>
        </w:tabs>
        <w:ind w:left="5670" w:hanging="360"/>
      </w:pPr>
      <w:rPr>
        <w:rFonts w:ascii="Wingdings" w:hAnsi="Wingdings" w:hint="default"/>
      </w:rPr>
    </w:lvl>
    <w:lvl w:ilvl="7" w:tplc="A528780E" w:tentative="1">
      <w:start w:val="1"/>
      <w:numFmt w:val="bullet"/>
      <w:lvlText w:val=""/>
      <w:lvlJc w:val="left"/>
      <w:pPr>
        <w:tabs>
          <w:tab w:val="num" w:pos="6390"/>
        </w:tabs>
        <w:ind w:left="6390" w:hanging="360"/>
      </w:pPr>
      <w:rPr>
        <w:rFonts w:ascii="Wingdings" w:hAnsi="Wingdings" w:hint="default"/>
      </w:rPr>
    </w:lvl>
    <w:lvl w:ilvl="8" w:tplc="4E709AF2" w:tentative="1">
      <w:start w:val="1"/>
      <w:numFmt w:val="bullet"/>
      <w:lvlText w:val=""/>
      <w:lvlJc w:val="left"/>
      <w:pPr>
        <w:tabs>
          <w:tab w:val="num" w:pos="7110"/>
        </w:tabs>
        <w:ind w:left="7110" w:hanging="360"/>
      </w:pPr>
      <w:rPr>
        <w:rFonts w:ascii="Wingdings" w:hAnsi="Wingdings" w:hint="default"/>
      </w:rPr>
    </w:lvl>
  </w:abstractNum>
  <w:abstractNum w:abstractNumId="22">
    <w:nsid w:val="277B4A92"/>
    <w:multiLevelType w:val="hybridMultilevel"/>
    <w:tmpl w:val="2486A7CA"/>
    <w:lvl w:ilvl="0" w:tplc="04090009">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3">
    <w:nsid w:val="2A9968C2"/>
    <w:multiLevelType w:val="hybridMultilevel"/>
    <w:tmpl w:val="2AEAA9BE"/>
    <w:lvl w:ilvl="0" w:tplc="04090009">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4">
    <w:nsid w:val="2AA70E9E"/>
    <w:multiLevelType w:val="hybridMultilevel"/>
    <w:tmpl w:val="0F209212"/>
    <w:lvl w:ilvl="0" w:tplc="04090009">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5">
    <w:nsid w:val="2BC43CE3"/>
    <w:multiLevelType w:val="multilevel"/>
    <w:tmpl w:val="27E040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2CB307D2"/>
    <w:multiLevelType w:val="hybridMultilevel"/>
    <w:tmpl w:val="6538A93A"/>
    <w:lvl w:ilvl="0" w:tplc="04090009">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7">
    <w:nsid w:val="2DEE2D60"/>
    <w:multiLevelType w:val="hybridMultilevel"/>
    <w:tmpl w:val="CB62EA9C"/>
    <w:lvl w:ilvl="0" w:tplc="04090009">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8">
    <w:nsid w:val="2FDF2B90"/>
    <w:multiLevelType w:val="hybridMultilevel"/>
    <w:tmpl w:val="B456F7E2"/>
    <w:lvl w:ilvl="0" w:tplc="558A06C6">
      <w:start w:val="1"/>
      <w:numFmt w:val="bullet"/>
      <w:pStyle w:val="3"/>
      <w:lvlText w:val=""/>
      <w:lvlPicBulletId w:val="0"/>
      <w:lvlJc w:val="left"/>
      <w:pPr>
        <w:ind w:left="420" w:hanging="420"/>
      </w:pPr>
      <w:rPr>
        <w:rFonts w:ascii="Symbol" w:hAnsi="Symbol" w:hint="default"/>
        <w:color w:val="auto"/>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9">
    <w:nsid w:val="31694FD3"/>
    <w:multiLevelType w:val="hybridMultilevel"/>
    <w:tmpl w:val="3224D670"/>
    <w:lvl w:ilvl="0" w:tplc="04090009">
      <w:start w:val="1"/>
      <w:numFmt w:val="bullet"/>
      <w:lvlText w:val=""/>
      <w:lvlJc w:val="left"/>
      <w:pPr>
        <w:ind w:left="840" w:hanging="420"/>
      </w:pPr>
      <w:rPr>
        <w:rFonts w:ascii="Wingdings" w:hAnsi="Wingdings" w:hint="default"/>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30">
    <w:nsid w:val="31E37EB2"/>
    <w:multiLevelType w:val="hybridMultilevel"/>
    <w:tmpl w:val="8EC6D6D6"/>
    <w:lvl w:ilvl="0" w:tplc="32322B4A">
      <w:numFmt w:val="bullet"/>
      <w:lvlText w:val="・"/>
      <w:lvlJc w:val="left"/>
      <w:pPr>
        <w:ind w:left="840" w:hanging="420"/>
      </w:pPr>
      <w:rPr>
        <w:rFonts w:ascii="メイリオ" w:eastAsia="メイリオ" w:hAnsi="メイリオ" w:cs="ＭＳ 明朝" w:hint="eastAsia"/>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31">
    <w:nsid w:val="32227D4F"/>
    <w:multiLevelType w:val="hybridMultilevel"/>
    <w:tmpl w:val="44C6AFBC"/>
    <w:lvl w:ilvl="0" w:tplc="32322B4A">
      <w:numFmt w:val="bullet"/>
      <w:lvlText w:val="・"/>
      <w:lvlJc w:val="left"/>
      <w:pPr>
        <w:ind w:left="840" w:hanging="420"/>
      </w:pPr>
      <w:rPr>
        <w:rFonts w:ascii="メイリオ" w:eastAsia="メイリオ" w:hAnsi="メイリオ" w:cs="ＭＳ 明朝" w:hint="eastAsia"/>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32">
    <w:nsid w:val="327B4906"/>
    <w:multiLevelType w:val="hybridMultilevel"/>
    <w:tmpl w:val="658AB690"/>
    <w:lvl w:ilvl="0" w:tplc="04090009">
      <w:start w:val="1"/>
      <w:numFmt w:val="bullet"/>
      <w:lvlText w:val=""/>
      <w:lvlJc w:val="left"/>
      <w:pPr>
        <w:ind w:left="840" w:hanging="420"/>
      </w:pPr>
      <w:rPr>
        <w:rFonts w:ascii="Wingdings" w:hAnsi="Wingdings" w:hint="default"/>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33">
    <w:nsid w:val="360F1A3A"/>
    <w:multiLevelType w:val="hybridMultilevel"/>
    <w:tmpl w:val="075CBD3A"/>
    <w:lvl w:ilvl="0" w:tplc="77FC63A4">
      <w:numFmt w:val="bullet"/>
      <w:lvlText w:val="•"/>
      <w:lvlJc w:val="left"/>
      <w:pPr>
        <w:ind w:left="360" w:hanging="360"/>
      </w:pPr>
      <w:rPr>
        <w:rFonts w:ascii="メイリオ" w:eastAsia="メイリオ" w:hAnsi="メイリオ" w:cs="ＭＳ 明朝"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4">
    <w:nsid w:val="36B57C67"/>
    <w:multiLevelType w:val="hybridMultilevel"/>
    <w:tmpl w:val="CC44CA78"/>
    <w:lvl w:ilvl="0" w:tplc="04090009">
      <w:start w:val="1"/>
      <w:numFmt w:val="bullet"/>
      <w:lvlText w:val=""/>
      <w:lvlJc w:val="left"/>
      <w:pPr>
        <w:ind w:left="1270" w:hanging="420"/>
      </w:pPr>
      <w:rPr>
        <w:rFonts w:ascii="Wingdings" w:hAnsi="Wingdings" w:hint="default"/>
      </w:rPr>
    </w:lvl>
    <w:lvl w:ilvl="1" w:tplc="0409000B" w:tentative="1">
      <w:start w:val="1"/>
      <w:numFmt w:val="bullet"/>
      <w:lvlText w:val=""/>
      <w:lvlJc w:val="left"/>
      <w:pPr>
        <w:ind w:left="1690" w:hanging="420"/>
      </w:pPr>
      <w:rPr>
        <w:rFonts w:ascii="Wingdings" w:hAnsi="Wingdings" w:hint="default"/>
      </w:rPr>
    </w:lvl>
    <w:lvl w:ilvl="2" w:tplc="0409000D" w:tentative="1">
      <w:start w:val="1"/>
      <w:numFmt w:val="bullet"/>
      <w:lvlText w:val=""/>
      <w:lvlJc w:val="left"/>
      <w:pPr>
        <w:ind w:left="2110" w:hanging="420"/>
      </w:pPr>
      <w:rPr>
        <w:rFonts w:ascii="Wingdings" w:hAnsi="Wingdings" w:hint="default"/>
      </w:rPr>
    </w:lvl>
    <w:lvl w:ilvl="3" w:tplc="04090001" w:tentative="1">
      <w:start w:val="1"/>
      <w:numFmt w:val="bullet"/>
      <w:lvlText w:val=""/>
      <w:lvlJc w:val="left"/>
      <w:pPr>
        <w:ind w:left="2530" w:hanging="420"/>
      </w:pPr>
      <w:rPr>
        <w:rFonts w:ascii="Wingdings" w:hAnsi="Wingdings" w:hint="default"/>
      </w:rPr>
    </w:lvl>
    <w:lvl w:ilvl="4" w:tplc="0409000B" w:tentative="1">
      <w:start w:val="1"/>
      <w:numFmt w:val="bullet"/>
      <w:lvlText w:val=""/>
      <w:lvlJc w:val="left"/>
      <w:pPr>
        <w:ind w:left="2950" w:hanging="420"/>
      </w:pPr>
      <w:rPr>
        <w:rFonts w:ascii="Wingdings" w:hAnsi="Wingdings" w:hint="default"/>
      </w:rPr>
    </w:lvl>
    <w:lvl w:ilvl="5" w:tplc="0409000D" w:tentative="1">
      <w:start w:val="1"/>
      <w:numFmt w:val="bullet"/>
      <w:lvlText w:val=""/>
      <w:lvlJc w:val="left"/>
      <w:pPr>
        <w:ind w:left="3370" w:hanging="420"/>
      </w:pPr>
      <w:rPr>
        <w:rFonts w:ascii="Wingdings" w:hAnsi="Wingdings" w:hint="default"/>
      </w:rPr>
    </w:lvl>
    <w:lvl w:ilvl="6" w:tplc="04090001" w:tentative="1">
      <w:start w:val="1"/>
      <w:numFmt w:val="bullet"/>
      <w:lvlText w:val=""/>
      <w:lvlJc w:val="left"/>
      <w:pPr>
        <w:ind w:left="3790" w:hanging="420"/>
      </w:pPr>
      <w:rPr>
        <w:rFonts w:ascii="Wingdings" w:hAnsi="Wingdings" w:hint="default"/>
      </w:rPr>
    </w:lvl>
    <w:lvl w:ilvl="7" w:tplc="0409000B" w:tentative="1">
      <w:start w:val="1"/>
      <w:numFmt w:val="bullet"/>
      <w:lvlText w:val=""/>
      <w:lvlJc w:val="left"/>
      <w:pPr>
        <w:ind w:left="4210" w:hanging="420"/>
      </w:pPr>
      <w:rPr>
        <w:rFonts w:ascii="Wingdings" w:hAnsi="Wingdings" w:hint="default"/>
      </w:rPr>
    </w:lvl>
    <w:lvl w:ilvl="8" w:tplc="0409000D" w:tentative="1">
      <w:start w:val="1"/>
      <w:numFmt w:val="bullet"/>
      <w:lvlText w:val=""/>
      <w:lvlJc w:val="left"/>
      <w:pPr>
        <w:ind w:left="4630" w:hanging="420"/>
      </w:pPr>
      <w:rPr>
        <w:rFonts w:ascii="Wingdings" w:hAnsi="Wingdings" w:hint="default"/>
      </w:rPr>
    </w:lvl>
  </w:abstractNum>
  <w:abstractNum w:abstractNumId="35">
    <w:nsid w:val="39313C64"/>
    <w:multiLevelType w:val="hybridMultilevel"/>
    <w:tmpl w:val="FC32A9EC"/>
    <w:lvl w:ilvl="0" w:tplc="04090009">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6">
    <w:nsid w:val="3AE93966"/>
    <w:multiLevelType w:val="hybridMultilevel"/>
    <w:tmpl w:val="7450AC90"/>
    <w:lvl w:ilvl="0" w:tplc="04090009">
      <w:start w:val="1"/>
      <w:numFmt w:val="bullet"/>
      <w:lvlText w:val=""/>
      <w:lvlJc w:val="left"/>
      <w:pPr>
        <w:ind w:left="860" w:hanging="420"/>
      </w:pPr>
      <w:rPr>
        <w:rFonts w:ascii="Wingdings" w:hAnsi="Wingdings" w:hint="default"/>
      </w:rPr>
    </w:lvl>
    <w:lvl w:ilvl="1" w:tplc="0409000B" w:tentative="1">
      <w:start w:val="1"/>
      <w:numFmt w:val="bullet"/>
      <w:lvlText w:val=""/>
      <w:lvlJc w:val="left"/>
      <w:pPr>
        <w:ind w:left="1280" w:hanging="420"/>
      </w:pPr>
      <w:rPr>
        <w:rFonts w:ascii="Wingdings" w:hAnsi="Wingdings" w:hint="default"/>
      </w:rPr>
    </w:lvl>
    <w:lvl w:ilvl="2" w:tplc="0409000D" w:tentative="1">
      <w:start w:val="1"/>
      <w:numFmt w:val="bullet"/>
      <w:lvlText w:val=""/>
      <w:lvlJc w:val="left"/>
      <w:pPr>
        <w:ind w:left="1700" w:hanging="420"/>
      </w:pPr>
      <w:rPr>
        <w:rFonts w:ascii="Wingdings" w:hAnsi="Wingdings" w:hint="default"/>
      </w:rPr>
    </w:lvl>
    <w:lvl w:ilvl="3" w:tplc="04090001" w:tentative="1">
      <w:start w:val="1"/>
      <w:numFmt w:val="bullet"/>
      <w:lvlText w:val=""/>
      <w:lvlJc w:val="left"/>
      <w:pPr>
        <w:ind w:left="2120" w:hanging="420"/>
      </w:pPr>
      <w:rPr>
        <w:rFonts w:ascii="Wingdings" w:hAnsi="Wingdings" w:hint="default"/>
      </w:rPr>
    </w:lvl>
    <w:lvl w:ilvl="4" w:tplc="0409000B" w:tentative="1">
      <w:start w:val="1"/>
      <w:numFmt w:val="bullet"/>
      <w:lvlText w:val=""/>
      <w:lvlJc w:val="left"/>
      <w:pPr>
        <w:ind w:left="2540" w:hanging="420"/>
      </w:pPr>
      <w:rPr>
        <w:rFonts w:ascii="Wingdings" w:hAnsi="Wingdings" w:hint="default"/>
      </w:rPr>
    </w:lvl>
    <w:lvl w:ilvl="5" w:tplc="0409000D" w:tentative="1">
      <w:start w:val="1"/>
      <w:numFmt w:val="bullet"/>
      <w:lvlText w:val=""/>
      <w:lvlJc w:val="left"/>
      <w:pPr>
        <w:ind w:left="2960" w:hanging="420"/>
      </w:pPr>
      <w:rPr>
        <w:rFonts w:ascii="Wingdings" w:hAnsi="Wingdings" w:hint="default"/>
      </w:rPr>
    </w:lvl>
    <w:lvl w:ilvl="6" w:tplc="04090001" w:tentative="1">
      <w:start w:val="1"/>
      <w:numFmt w:val="bullet"/>
      <w:lvlText w:val=""/>
      <w:lvlJc w:val="left"/>
      <w:pPr>
        <w:ind w:left="3380" w:hanging="420"/>
      </w:pPr>
      <w:rPr>
        <w:rFonts w:ascii="Wingdings" w:hAnsi="Wingdings" w:hint="default"/>
      </w:rPr>
    </w:lvl>
    <w:lvl w:ilvl="7" w:tplc="0409000B" w:tentative="1">
      <w:start w:val="1"/>
      <w:numFmt w:val="bullet"/>
      <w:lvlText w:val=""/>
      <w:lvlJc w:val="left"/>
      <w:pPr>
        <w:ind w:left="3800" w:hanging="420"/>
      </w:pPr>
      <w:rPr>
        <w:rFonts w:ascii="Wingdings" w:hAnsi="Wingdings" w:hint="default"/>
      </w:rPr>
    </w:lvl>
    <w:lvl w:ilvl="8" w:tplc="0409000D" w:tentative="1">
      <w:start w:val="1"/>
      <w:numFmt w:val="bullet"/>
      <w:lvlText w:val=""/>
      <w:lvlJc w:val="left"/>
      <w:pPr>
        <w:ind w:left="4220" w:hanging="420"/>
      </w:pPr>
      <w:rPr>
        <w:rFonts w:ascii="Wingdings" w:hAnsi="Wingdings" w:hint="default"/>
      </w:rPr>
    </w:lvl>
  </w:abstractNum>
  <w:abstractNum w:abstractNumId="37">
    <w:nsid w:val="3AF04F89"/>
    <w:multiLevelType w:val="hybridMultilevel"/>
    <w:tmpl w:val="0B38E882"/>
    <w:lvl w:ilvl="0" w:tplc="04090009">
      <w:start w:val="1"/>
      <w:numFmt w:val="bullet"/>
      <w:lvlText w:val=""/>
      <w:lvlJc w:val="left"/>
      <w:pPr>
        <w:ind w:left="1270" w:hanging="420"/>
      </w:pPr>
      <w:rPr>
        <w:rFonts w:ascii="Wingdings" w:hAnsi="Wingdings" w:hint="default"/>
      </w:rPr>
    </w:lvl>
    <w:lvl w:ilvl="1" w:tplc="0409000B" w:tentative="1">
      <w:start w:val="1"/>
      <w:numFmt w:val="bullet"/>
      <w:lvlText w:val=""/>
      <w:lvlJc w:val="left"/>
      <w:pPr>
        <w:ind w:left="1690" w:hanging="420"/>
      </w:pPr>
      <w:rPr>
        <w:rFonts w:ascii="Wingdings" w:hAnsi="Wingdings" w:hint="default"/>
      </w:rPr>
    </w:lvl>
    <w:lvl w:ilvl="2" w:tplc="0409000D" w:tentative="1">
      <w:start w:val="1"/>
      <w:numFmt w:val="bullet"/>
      <w:lvlText w:val=""/>
      <w:lvlJc w:val="left"/>
      <w:pPr>
        <w:ind w:left="2110" w:hanging="420"/>
      </w:pPr>
      <w:rPr>
        <w:rFonts w:ascii="Wingdings" w:hAnsi="Wingdings" w:hint="default"/>
      </w:rPr>
    </w:lvl>
    <w:lvl w:ilvl="3" w:tplc="04090001" w:tentative="1">
      <w:start w:val="1"/>
      <w:numFmt w:val="bullet"/>
      <w:lvlText w:val=""/>
      <w:lvlJc w:val="left"/>
      <w:pPr>
        <w:ind w:left="2530" w:hanging="420"/>
      </w:pPr>
      <w:rPr>
        <w:rFonts w:ascii="Wingdings" w:hAnsi="Wingdings" w:hint="default"/>
      </w:rPr>
    </w:lvl>
    <w:lvl w:ilvl="4" w:tplc="0409000B" w:tentative="1">
      <w:start w:val="1"/>
      <w:numFmt w:val="bullet"/>
      <w:lvlText w:val=""/>
      <w:lvlJc w:val="left"/>
      <w:pPr>
        <w:ind w:left="2950" w:hanging="420"/>
      </w:pPr>
      <w:rPr>
        <w:rFonts w:ascii="Wingdings" w:hAnsi="Wingdings" w:hint="default"/>
      </w:rPr>
    </w:lvl>
    <w:lvl w:ilvl="5" w:tplc="0409000D" w:tentative="1">
      <w:start w:val="1"/>
      <w:numFmt w:val="bullet"/>
      <w:lvlText w:val=""/>
      <w:lvlJc w:val="left"/>
      <w:pPr>
        <w:ind w:left="3370" w:hanging="420"/>
      </w:pPr>
      <w:rPr>
        <w:rFonts w:ascii="Wingdings" w:hAnsi="Wingdings" w:hint="default"/>
      </w:rPr>
    </w:lvl>
    <w:lvl w:ilvl="6" w:tplc="04090001" w:tentative="1">
      <w:start w:val="1"/>
      <w:numFmt w:val="bullet"/>
      <w:lvlText w:val=""/>
      <w:lvlJc w:val="left"/>
      <w:pPr>
        <w:ind w:left="3790" w:hanging="420"/>
      </w:pPr>
      <w:rPr>
        <w:rFonts w:ascii="Wingdings" w:hAnsi="Wingdings" w:hint="default"/>
      </w:rPr>
    </w:lvl>
    <w:lvl w:ilvl="7" w:tplc="0409000B" w:tentative="1">
      <w:start w:val="1"/>
      <w:numFmt w:val="bullet"/>
      <w:lvlText w:val=""/>
      <w:lvlJc w:val="left"/>
      <w:pPr>
        <w:ind w:left="4210" w:hanging="420"/>
      </w:pPr>
      <w:rPr>
        <w:rFonts w:ascii="Wingdings" w:hAnsi="Wingdings" w:hint="default"/>
      </w:rPr>
    </w:lvl>
    <w:lvl w:ilvl="8" w:tplc="0409000D" w:tentative="1">
      <w:start w:val="1"/>
      <w:numFmt w:val="bullet"/>
      <w:lvlText w:val=""/>
      <w:lvlJc w:val="left"/>
      <w:pPr>
        <w:ind w:left="4630" w:hanging="420"/>
      </w:pPr>
      <w:rPr>
        <w:rFonts w:ascii="Wingdings" w:hAnsi="Wingdings" w:hint="default"/>
      </w:rPr>
    </w:lvl>
  </w:abstractNum>
  <w:abstractNum w:abstractNumId="38">
    <w:nsid w:val="3B086961"/>
    <w:multiLevelType w:val="hybridMultilevel"/>
    <w:tmpl w:val="C0AE5506"/>
    <w:lvl w:ilvl="0" w:tplc="A6242376">
      <w:numFmt w:val="bullet"/>
      <w:lvlText w:val="–"/>
      <w:lvlJc w:val="left"/>
      <w:pPr>
        <w:ind w:left="885" w:hanging="360"/>
      </w:pPr>
      <w:rPr>
        <w:rFonts w:ascii="メイリオ" w:eastAsia="メイリオ" w:hAnsi="メイリオ" w:cs="ＭＳ 明朝" w:hint="eastAsia"/>
      </w:rPr>
    </w:lvl>
    <w:lvl w:ilvl="1" w:tplc="0409000B" w:tentative="1">
      <w:start w:val="1"/>
      <w:numFmt w:val="bullet"/>
      <w:lvlText w:val=""/>
      <w:lvlJc w:val="left"/>
      <w:pPr>
        <w:ind w:left="1365" w:hanging="420"/>
      </w:pPr>
      <w:rPr>
        <w:rFonts w:ascii="Wingdings" w:hAnsi="Wingdings" w:hint="default"/>
      </w:rPr>
    </w:lvl>
    <w:lvl w:ilvl="2" w:tplc="0409000D" w:tentative="1">
      <w:start w:val="1"/>
      <w:numFmt w:val="bullet"/>
      <w:lvlText w:val=""/>
      <w:lvlJc w:val="left"/>
      <w:pPr>
        <w:ind w:left="1785" w:hanging="420"/>
      </w:pPr>
      <w:rPr>
        <w:rFonts w:ascii="Wingdings" w:hAnsi="Wingdings" w:hint="default"/>
      </w:rPr>
    </w:lvl>
    <w:lvl w:ilvl="3" w:tplc="04090001" w:tentative="1">
      <w:start w:val="1"/>
      <w:numFmt w:val="bullet"/>
      <w:lvlText w:val=""/>
      <w:lvlJc w:val="left"/>
      <w:pPr>
        <w:ind w:left="2205" w:hanging="420"/>
      </w:pPr>
      <w:rPr>
        <w:rFonts w:ascii="Wingdings" w:hAnsi="Wingdings" w:hint="default"/>
      </w:rPr>
    </w:lvl>
    <w:lvl w:ilvl="4" w:tplc="0409000B" w:tentative="1">
      <w:start w:val="1"/>
      <w:numFmt w:val="bullet"/>
      <w:lvlText w:val=""/>
      <w:lvlJc w:val="left"/>
      <w:pPr>
        <w:ind w:left="2625" w:hanging="420"/>
      </w:pPr>
      <w:rPr>
        <w:rFonts w:ascii="Wingdings" w:hAnsi="Wingdings" w:hint="default"/>
      </w:rPr>
    </w:lvl>
    <w:lvl w:ilvl="5" w:tplc="0409000D" w:tentative="1">
      <w:start w:val="1"/>
      <w:numFmt w:val="bullet"/>
      <w:lvlText w:val=""/>
      <w:lvlJc w:val="left"/>
      <w:pPr>
        <w:ind w:left="3045" w:hanging="420"/>
      </w:pPr>
      <w:rPr>
        <w:rFonts w:ascii="Wingdings" w:hAnsi="Wingdings" w:hint="default"/>
      </w:rPr>
    </w:lvl>
    <w:lvl w:ilvl="6" w:tplc="04090001" w:tentative="1">
      <w:start w:val="1"/>
      <w:numFmt w:val="bullet"/>
      <w:lvlText w:val=""/>
      <w:lvlJc w:val="left"/>
      <w:pPr>
        <w:ind w:left="3465" w:hanging="420"/>
      </w:pPr>
      <w:rPr>
        <w:rFonts w:ascii="Wingdings" w:hAnsi="Wingdings" w:hint="default"/>
      </w:rPr>
    </w:lvl>
    <w:lvl w:ilvl="7" w:tplc="0409000B" w:tentative="1">
      <w:start w:val="1"/>
      <w:numFmt w:val="bullet"/>
      <w:lvlText w:val=""/>
      <w:lvlJc w:val="left"/>
      <w:pPr>
        <w:ind w:left="3885" w:hanging="420"/>
      </w:pPr>
      <w:rPr>
        <w:rFonts w:ascii="Wingdings" w:hAnsi="Wingdings" w:hint="default"/>
      </w:rPr>
    </w:lvl>
    <w:lvl w:ilvl="8" w:tplc="0409000D" w:tentative="1">
      <w:start w:val="1"/>
      <w:numFmt w:val="bullet"/>
      <w:lvlText w:val=""/>
      <w:lvlJc w:val="left"/>
      <w:pPr>
        <w:ind w:left="4305" w:hanging="420"/>
      </w:pPr>
      <w:rPr>
        <w:rFonts w:ascii="Wingdings" w:hAnsi="Wingdings" w:hint="default"/>
      </w:rPr>
    </w:lvl>
  </w:abstractNum>
  <w:abstractNum w:abstractNumId="39">
    <w:nsid w:val="3BDE7012"/>
    <w:multiLevelType w:val="hybridMultilevel"/>
    <w:tmpl w:val="51F21F40"/>
    <w:lvl w:ilvl="0" w:tplc="04090009">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0">
    <w:nsid w:val="3D9B1392"/>
    <w:multiLevelType w:val="hybridMultilevel"/>
    <w:tmpl w:val="925676A4"/>
    <w:lvl w:ilvl="0" w:tplc="8F1CCC34">
      <w:start w:val="1"/>
      <w:numFmt w:val="decimalEnclosedCircle"/>
      <w:lvlText w:val="（%1"/>
      <w:lvlJc w:val="left"/>
      <w:pPr>
        <w:ind w:left="400" w:hanging="40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1">
    <w:nsid w:val="3E2007D1"/>
    <w:multiLevelType w:val="hybridMultilevel"/>
    <w:tmpl w:val="21DC49B0"/>
    <w:lvl w:ilvl="0" w:tplc="0409000F">
      <w:start w:val="1"/>
      <w:numFmt w:val="decimal"/>
      <w:lvlText w:val="%1."/>
      <w:lvlJc w:val="left"/>
      <w:pPr>
        <w:ind w:left="840" w:hanging="420"/>
      </w:pPr>
    </w:lvl>
    <w:lvl w:ilvl="1" w:tplc="04090017" w:tentative="1">
      <w:start w:val="1"/>
      <w:numFmt w:val="aiueoFullWidth"/>
      <w:lvlText w:val="(%2)"/>
      <w:lvlJc w:val="left"/>
      <w:pPr>
        <w:ind w:left="1260" w:hanging="420"/>
      </w:pPr>
    </w:lvl>
    <w:lvl w:ilvl="2" w:tplc="04090011" w:tentative="1">
      <w:start w:val="1"/>
      <w:numFmt w:val="decimalEnclosedCircle"/>
      <w:lvlText w:val="%3"/>
      <w:lvlJc w:val="left"/>
      <w:pPr>
        <w:ind w:left="1680" w:hanging="420"/>
      </w:pPr>
    </w:lvl>
    <w:lvl w:ilvl="3" w:tplc="0409000F" w:tentative="1">
      <w:start w:val="1"/>
      <w:numFmt w:val="decimal"/>
      <w:lvlText w:val="%4."/>
      <w:lvlJc w:val="left"/>
      <w:pPr>
        <w:ind w:left="2100" w:hanging="420"/>
      </w:pPr>
    </w:lvl>
    <w:lvl w:ilvl="4" w:tplc="04090017" w:tentative="1">
      <w:start w:val="1"/>
      <w:numFmt w:val="aiueoFullWidth"/>
      <w:lvlText w:val="(%5)"/>
      <w:lvlJc w:val="left"/>
      <w:pPr>
        <w:ind w:left="2520" w:hanging="420"/>
      </w:pPr>
    </w:lvl>
    <w:lvl w:ilvl="5" w:tplc="04090011" w:tentative="1">
      <w:start w:val="1"/>
      <w:numFmt w:val="decimalEnclosedCircle"/>
      <w:lvlText w:val="%6"/>
      <w:lvlJc w:val="left"/>
      <w:pPr>
        <w:ind w:left="2940" w:hanging="420"/>
      </w:pPr>
    </w:lvl>
    <w:lvl w:ilvl="6" w:tplc="0409000F" w:tentative="1">
      <w:start w:val="1"/>
      <w:numFmt w:val="decimal"/>
      <w:lvlText w:val="%7."/>
      <w:lvlJc w:val="left"/>
      <w:pPr>
        <w:ind w:left="3360" w:hanging="420"/>
      </w:pPr>
    </w:lvl>
    <w:lvl w:ilvl="7" w:tplc="04090017" w:tentative="1">
      <w:start w:val="1"/>
      <w:numFmt w:val="aiueoFullWidth"/>
      <w:lvlText w:val="(%8)"/>
      <w:lvlJc w:val="left"/>
      <w:pPr>
        <w:ind w:left="3780" w:hanging="420"/>
      </w:pPr>
    </w:lvl>
    <w:lvl w:ilvl="8" w:tplc="04090011" w:tentative="1">
      <w:start w:val="1"/>
      <w:numFmt w:val="decimalEnclosedCircle"/>
      <w:lvlText w:val="%9"/>
      <w:lvlJc w:val="left"/>
      <w:pPr>
        <w:ind w:left="4200" w:hanging="420"/>
      </w:pPr>
    </w:lvl>
  </w:abstractNum>
  <w:abstractNum w:abstractNumId="42">
    <w:nsid w:val="3F7D704D"/>
    <w:multiLevelType w:val="hybridMultilevel"/>
    <w:tmpl w:val="149018EC"/>
    <w:lvl w:ilvl="0" w:tplc="1ADE29BA">
      <w:start w:val="1"/>
      <w:numFmt w:val="decimal"/>
      <w:lvlText w:val="%1."/>
      <w:lvlJc w:val="left"/>
      <w:pPr>
        <w:ind w:left="810" w:hanging="360"/>
      </w:pPr>
      <w:rPr>
        <w:rFonts w:hint="default"/>
      </w:rPr>
    </w:lvl>
    <w:lvl w:ilvl="1" w:tplc="04090017" w:tentative="1">
      <w:start w:val="1"/>
      <w:numFmt w:val="aiueoFullWidth"/>
      <w:lvlText w:val="(%2)"/>
      <w:lvlJc w:val="left"/>
      <w:pPr>
        <w:ind w:left="1290" w:hanging="420"/>
      </w:pPr>
    </w:lvl>
    <w:lvl w:ilvl="2" w:tplc="04090011" w:tentative="1">
      <w:start w:val="1"/>
      <w:numFmt w:val="decimalEnclosedCircle"/>
      <w:lvlText w:val="%3"/>
      <w:lvlJc w:val="left"/>
      <w:pPr>
        <w:ind w:left="1710" w:hanging="420"/>
      </w:pPr>
    </w:lvl>
    <w:lvl w:ilvl="3" w:tplc="0409000F" w:tentative="1">
      <w:start w:val="1"/>
      <w:numFmt w:val="decimal"/>
      <w:lvlText w:val="%4."/>
      <w:lvlJc w:val="left"/>
      <w:pPr>
        <w:ind w:left="2130" w:hanging="420"/>
      </w:pPr>
    </w:lvl>
    <w:lvl w:ilvl="4" w:tplc="04090017" w:tentative="1">
      <w:start w:val="1"/>
      <w:numFmt w:val="aiueoFullWidth"/>
      <w:lvlText w:val="(%5)"/>
      <w:lvlJc w:val="left"/>
      <w:pPr>
        <w:ind w:left="2550" w:hanging="420"/>
      </w:pPr>
    </w:lvl>
    <w:lvl w:ilvl="5" w:tplc="04090011" w:tentative="1">
      <w:start w:val="1"/>
      <w:numFmt w:val="decimalEnclosedCircle"/>
      <w:lvlText w:val="%6"/>
      <w:lvlJc w:val="left"/>
      <w:pPr>
        <w:ind w:left="2970" w:hanging="420"/>
      </w:pPr>
    </w:lvl>
    <w:lvl w:ilvl="6" w:tplc="0409000F" w:tentative="1">
      <w:start w:val="1"/>
      <w:numFmt w:val="decimal"/>
      <w:lvlText w:val="%7."/>
      <w:lvlJc w:val="left"/>
      <w:pPr>
        <w:ind w:left="3390" w:hanging="420"/>
      </w:pPr>
    </w:lvl>
    <w:lvl w:ilvl="7" w:tplc="04090017" w:tentative="1">
      <w:start w:val="1"/>
      <w:numFmt w:val="aiueoFullWidth"/>
      <w:lvlText w:val="(%8)"/>
      <w:lvlJc w:val="left"/>
      <w:pPr>
        <w:ind w:left="3810" w:hanging="420"/>
      </w:pPr>
    </w:lvl>
    <w:lvl w:ilvl="8" w:tplc="04090011" w:tentative="1">
      <w:start w:val="1"/>
      <w:numFmt w:val="decimalEnclosedCircle"/>
      <w:lvlText w:val="%9"/>
      <w:lvlJc w:val="left"/>
      <w:pPr>
        <w:ind w:left="4230" w:hanging="420"/>
      </w:pPr>
    </w:lvl>
  </w:abstractNum>
  <w:abstractNum w:abstractNumId="43">
    <w:nsid w:val="44037BE2"/>
    <w:multiLevelType w:val="hybridMultilevel"/>
    <w:tmpl w:val="C2002482"/>
    <w:lvl w:ilvl="0" w:tplc="04090009">
      <w:start w:val="1"/>
      <w:numFmt w:val="bullet"/>
      <w:lvlText w:val=""/>
      <w:lvlJc w:val="left"/>
      <w:pPr>
        <w:ind w:left="840" w:hanging="420"/>
      </w:pPr>
      <w:rPr>
        <w:rFonts w:ascii="Wingdings" w:hAnsi="Wingdings" w:hint="default"/>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44">
    <w:nsid w:val="44564BAA"/>
    <w:multiLevelType w:val="hybridMultilevel"/>
    <w:tmpl w:val="99DE45AA"/>
    <w:lvl w:ilvl="0" w:tplc="04090009">
      <w:start w:val="1"/>
      <w:numFmt w:val="bullet"/>
      <w:lvlText w:val=""/>
      <w:lvlJc w:val="left"/>
      <w:pPr>
        <w:ind w:left="420" w:hanging="420"/>
      </w:pPr>
      <w:rPr>
        <w:rFonts w:ascii="Wingdings" w:hAnsi="Wingdings" w:hint="default"/>
      </w:rPr>
    </w:lvl>
    <w:lvl w:ilvl="1" w:tplc="32322B4A">
      <w:numFmt w:val="bullet"/>
      <w:lvlText w:val="・"/>
      <w:lvlJc w:val="left"/>
      <w:pPr>
        <w:ind w:left="780" w:hanging="360"/>
      </w:pPr>
      <w:rPr>
        <w:rFonts w:ascii="メイリオ" w:eastAsia="メイリオ" w:hAnsi="メイリオ" w:cs="ＭＳ 明朝" w:hint="eastAsia"/>
      </w:rPr>
    </w:lvl>
    <w:lvl w:ilvl="2" w:tplc="DA660CCE">
      <w:numFmt w:val="bullet"/>
      <w:lvlText w:val="※"/>
      <w:lvlJc w:val="left"/>
      <w:pPr>
        <w:ind w:left="1200" w:hanging="360"/>
      </w:pPr>
      <w:rPr>
        <w:rFonts w:ascii="メイリオ" w:eastAsia="メイリオ" w:hAnsi="メイリオ" w:cs="ＭＳ 明朝" w:hint="eastAsia"/>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5">
    <w:nsid w:val="464C0653"/>
    <w:multiLevelType w:val="hybridMultilevel"/>
    <w:tmpl w:val="A1969804"/>
    <w:lvl w:ilvl="0" w:tplc="32322B4A">
      <w:numFmt w:val="bullet"/>
      <w:lvlText w:val="・"/>
      <w:lvlJc w:val="left"/>
      <w:pPr>
        <w:ind w:left="840" w:hanging="420"/>
      </w:pPr>
      <w:rPr>
        <w:rFonts w:ascii="メイリオ" w:eastAsia="メイリオ" w:hAnsi="メイリオ" w:cs="ＭＳ 明朝" w:hint="eastAsia"/>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46">
    <w:nsid w:val="48F63CF0"/>
    <w:multiLevelType w:val="hybridMultilevel"/>
    <w:tmpl w:val="0C80D936"/>
    <w:lvl w:ilvl="0" w:tplc="04090009">
      <w:start w:val="1"/>
      <w:numFmt w:val="bullet"/>
      <w:lvlText w:val=""/>
      <w:lvlJc w:val="left"/>
      <w:pPr>
        <w:ind w:left="840" w:hanging="420"/>
      </w:pPr>
      <w:rPr>
        <w:rFonts w:ascii="Wingdings" w:hAnsi="Wingdings" w:hint="default"/>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47">
    <w:nsid w:val="4A9C0431"/>
    <w:multiLevelType w:val="hybridMultilevel"/>
    <w:tmpl w:val="F77E5BDE"/>
    <w:lvl w:ilvl="0" w:tplc="04090009">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8">
    <w:nsid w:val="4BE54DBD"/>
    <w:multiLevelType w:val="hybridMultilevel"/>
    <w:tmpl w:val="FDCE71C2"/>
    <w:lvl w:ilvl="0" w:tplc="04090009">
      <w:start w:val="1"/>
      <w:numFmt w:val="bullet"/>
      <w:lvlText w:val=""/>
      <w:lvlJc w:val="left"/>
      <w:pPr>
        <w:ind w:left="840" w:hanging="420"/>
      </w:pPr>
      <w:rPr>
        <w:rFonts w:ascii="Wingdings" w:hAnsi="Wingdings" w:hint="default"/>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49">
    <w:nsid w:val="4C522753"/>
    <w:multiLevelType w:val="hybridMultilevel"/>
    <w:tmpl w:val="8CD41A72"/>
    <w:lvl w:ilvl="0" w:tplc="04090009">
      <w:start w:val="1"/>
      <w:numFmt w:val="bullet"/>
      <w:lvlText w:val=""/>
      <w:lvlJc w:val="left"/>
      <w:pPr>
        <w:ind w:left="840" w:hanging="420"/>
      </w:pPr>
      <w:rPr>
        <w:rFonts w:ascii="Wingdings" w:hAnsi="Wingdings" w:hint="default"/>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50">
    <w:nsid w:val="4C7A1F69"/>
    <w:multiLevelType w:val="hybridMultilevel"/>
    <w:tmpl w:val="7F345906"/>
    <w:lvl w:ilvl="0" w:tplc="04090009">
      <w:start w:val="1"/>
      <w:numFmt w:val="bullet"/>
      <w:lvlText w:val=""/>
      <w:lvlJc w:val="left"/>
      <w:pPr>
        <w:ind w:left="840" w:hanging="420"/>
      </w:pPr>
      <w:rPr>
        <w:rFonts w:ascii="Wingdings" w:hAnsi="Wingdings" w:hint="default"/>
      </w:rPr>
    </w:lvl>
    <w:lvl w:ilvl="1" w:tplc="0409000B" w:tentative="1">
      <w:start w:val="1"/>
      <w:numFmt w:val="bullet"/>
      <w:lvlText w:val=""/>
      <w:lvlJc w:val="left"/>
      <w:pPr>
        <w:ind w:left="1260" w:hanging="420"/>
      </w:pPr>
      <w:rPr>
        <w:rFonts w:ascii="Wingdings" w:hAnsi="Wingdings" w:hint="default"/>
      </w:rPr>
    </w:lvl>
    <w:lvl w:ilvl="2" w:tplc="0409000D">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51">
    <w:nsid w:val="4FA660FF"/>
    <w:multiLevelType w:val="hybridMultilevel"/>
    <w:tmpl w:val="B412AC16"/>
    <w:lvl w:ilvl="0" w:tplc="04090009">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52">
    <w:nsid w:val="502D221B"/>
    <w:multiLevelType w:val="multilevel"/>
    <w:tmpl w:val="494653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nsid w:val="513F3010"/>
    <w:multiLevelType w:val="hybridMultilevel"/>
    <w:tmpl w:val="35685868"/>
    <w:lvl w:ilvl="0" w:tplc="04090009">
      <w:start w:val="1"/>
      <w:numFmt w:val="bullet"/>
      <w:lvlText w:val=""/>
      <w:lvlJc w:val="left"/>
      <w:pPr>
        <w:ind w:left="840" w:hanging="420"/>
      </w:pPr>
      <w:rPr>
        <w:rFonts w:ascii="Wingdings" w:hAnsi="Wingdings" w:hint="default"/>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54">
    <w:nsid w:val="51AA36F7"/>
    <w:multiLevelType w:val="hybridMultilevel"/>
    <w:tmpl w:val="AADAE916"/>
    <w:lvl w:ilvl="0" w:tplc="04090009">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55">
    <w:nsid w:val="53BC22AF"/>
    <w:multiLevelType w:val="hybridMultilevel"/>
    <w:tmpl w:val="A98E39D6"/>
    <w:lvl w:ilvl="0" w:tplc="04090009">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56">
    <w:nsid w:val="53C90010"/>
    <w:multiLevelType w:val="hybridMultilevel"/>
    <w:tmpl w:val="2EDE8AEC"/>
    <w:lvl w:ilvl="0" w:tplc="04090009">
      <w:start w:val="1"/>
      <w:numFmt w:val="bullet"/>
      <w:lvlText w:val=""/>
      <w:lvlJc w:val="left"/>
      <w:pPr>
        <w:ind w:left="827" w:hanging="420"/>
      </w:pPr>
      <w:rPr>
        <w:rFonts w:ascii="Wingdings" w:hAnsi="Wingdings" w:hint="default"/>
      </w:rPr>
    </w:lvl>
    <w:lvl w:ilvl="1" w:tplc="0409000B" w:tentative="1">
      <w:start w:val="1"/>
      <w:numFmt w:val="bullet"/>
      <w:lvlText w:val=""/>
      <w:lvlJc w:val="left"/>
      <w:pPr>
        <w:ind w:left="1247" w:hanging="420"/>
      </w:pPr>
      <w:rPr>
        <w:rFonts w:ascii="Wingdings" w:hAnsi="Wingdings" w:hint="default"/>
      </w:rPr>
    </w:lvl>
    <w:lvl w:ilvl="2" w:tplc="0409000D" w:tentative="1">
      <w:start w:val="1"/>
      <w:numFmt w:val="bullet"/>
      <w:lvlText w:val=""/>
      <w:lvlJc w:val="left"/>
      <w:pPr>
        <w:ind w:left="1667" w:hanging="420"/>
      </w:pPr>
      <w:rPr>
        <w:rFonts w:ascii="Wingdings" w:hAnsi="Wingdings" w:hint="default"/>
      </w:rPr>
    </w:lvl>
    <w:lvl w:ilvl="3" w:tplc="04090001" w:tentative="1">
      <w:start w:val="1"/>
      <w:numFmt w:val="bullet"/>
      <w:lvlText w:val=""/>
      <w:lvlJc w:val="left"/>
      <w:pPr>
        <w:ind w:left="2087" w:hanging="420"/>
      </w:pPr>
      <w:rPr>
        <w:rFonts w:ascii="Wingdings" w:hAnsi="Wingdings" w:hint="default"/>
      </w:rPr>
    </w:lvl>
    <w:lvl w:ilvl="4" w:tplc="0409000B" w:tentative="1">
      <w:start w:val="1"/>
      <w:numFmt w:val="bullet"/>
      <w:lvlText w:val=""/>
      <w:lvlJc w:val="left"/>
      <w:pPr>
        <w:ind w:left="2507" w:hanging="420"/>
      </w:pPr>
      <w:rPr>
        <w:rFonts w:ascii="Wingdings" w:hAnsi="Wingdings" w:hint="default"/>
      </w:rPr>
    </w:lvl>
    <w:lvl w:ilvl="5" w:tplc="0409000D" w:tentative="1">
      <w:start w:val="1"/>
      <w:numFmt w:val="bullet"/>
      <w:lvlText w:val=""/>
      <w:lvlJc w:val="left"/>
      <w:pPr>
        <w:ind w:left="2927" w:hanging="420"/>
      </w:pPr>
      <w:rPr>
        <w:rFonts w:ascii="Wingdings" w:hAnsi="Wingdings" w:hint="default"/>
      </w:rPr>
    </w:lvl>
    <w:lvl w:ilvl="6" w:tplc="04090001" w:tentative="1">
      <w:start w:val="1"/>
      <w:numFmt w:val="bullet"/>
      <w:lvlText w:val=""/>
      <w:lvlJc w:val="left"/>
      <w:pPr>
        <w:ind w:left="3347" w:hanging="420"/>
      </w:pPr>
      <w:rPr>
        <w:rFonts w:ascii="Wingdings" w:hAnsi="Wingdings" w:hint="default"/>
      </w:rPr>
    </w:lvl>
    <w:lvl w:ilvl="7" w:tplc="0409000B" w:tentative="1">
      <w:start w:val="1"/>
      <w:numFmt w:val="bullet"/>
      <w:lvlText w:val=""/>
      <w:lvlJc w:val="left"/>
      <w:pPr>
        <w:ind w:left="3767" w:hanging="420"/>
      </w:pPr>
      <w:rPr>
        <w:rFonts w:ascii="Wingdings" w:hAnsi="Wingdings" w:hint="default"/>
      </w:rPr>
    </w:lvl>
    <w:lvl w:ilvl="8" w:tplc="0409000D" w:tentative="1">
      <w:start w:val="1"/>
      <w:numFmt w:val="bullet"/>
      <w:lvlText w:val=""/>
      <w:lvlJc w:val="left"/>
      <w:pPr>
        <w:ind w:left="4187" w:hanging="420"/>
      </w:pPr>
      <w:rPr>
        <w:rFonts w:ascii="Wingdings" w:hAnsi="Wingdings" w:hint="default"/>
      </w:rPr>
    </w:lvl>
  </w:abstractNum>
  <w:abstractNum w:abstractNumId="57">
    <w:nsid w:val="54CE3268"/>
    <w:multiLevelType w:val="hybridMultilevel"/>
    <w:tmpl w:val="5778E7E2"/>
    <w:lvl w:ilvl="0" w:tplc="BC3A959E">
      <w:start w:val="1"/>
      <w:numFmt w:val="decimal"/>
      <w:lvlText w:val="%1)"/>
      <w:lvlJc w:val="left"/>
      <w:pPr>
        <w:ind w:left="810" w:hanging="360"/>
      </w:pPr>
      <w:rPr>
        <w:rFonts w:hint="default"/>
      </w:rPr>
    </w:lvl>
    <w:lvl w:ilvl="1" w:tplc="04090017" w:tentative="1">
      <w:start w:val="1"/>
      <w:numFmt w:val="aiueoFullWidth"/>
      <w:lvlText w:val="(%2)"/>
      <w:lvlJc w:val="left"/>
      <w:pPr>
        <w:ind w:left="1290" w:hanging="420"/>
      </w:pPr>
    </w:lvl>
    <w:lvl w:ilvl="2" w:tplc="04090011" w:tentative="1">
      <w:start w:val="1"/>
      <w:numFmt w:val="decimalEnclosedCircle"/>
      <w:lvlText w:val="%3"/>
      <w:lvlJc w:val="left"/>
      <w:pPr>
        <w:ind w:left="1710" w:hanging="420"/>
      </w:pPr>
    </w:lvl>
    <w:lvl w:ilvl="3" w:tplc="0409000F" w:tentative="1">
      <w:start w:val="1"/>
      <w:numFmt w:val="decimal"/>
      <w:lvlText w:val="%4."/>
      <w:lvlJc w:val="left"/>
      <w:pPr>
        <w:ind w:left="2130" w:hanging="420"/>
      </w:pPr>
    </w:lvl>
    <w:lvl w:ilvl="4" w:tplc="04090017" w:tentative="1">
      <w:start w:val="1"/>
      <w:numFmt w:val="aiueoFullWidth"/>
      <w:lvlText w:val="(%5)"/>
      <w:lvlJc w:val="left"/>
      <w:pPr>
        <w:ind w:left="2550" w:hanging="420"/>
      </w:pPr>
    </w:lvl>
    <w:lvl w:ilvl="5" w:tplc="04090011" w:tentative="1">
      <w:start w:val="1"/>
      <w:numFmt w:val="decimalEnclosedCircle"/>
      <w:lvlText w:val="%6"/>
      <w:lvlJc w:val="left"/>
      <w:pPr>
        <w:ind w:left="2970" w:hanging="420"/>
      </w:pPr>
    </w:lvl>
    <w:lvl w:ilvl="6" w:tplc="0409000F" w:tentative="1">
      <w:start w:val="1"/>
      <w:numFmt w:val="decimal"/>
      <w:lvlText w:val="%7."/>
      <w:lvlJc w:val="left"/>
      <w:pPr>
        <w:ind w:left="3390" w:hanging="420"/>
      </w:pPr>
    </w:lvl>
    <w:lvl w:ilvl="7" w:tplc="04090017" w:tentative="1">
      <w:start w:val="1"/>
      <w:numFmt w:val="aiueoFullWidth"/>
      <w:lvlText w:val="(%8)"/>
      <w:lvlJc w:val="left"/>
      <w:pPr>
        <w:ind w:left="3810" w:hanging="420"/>
      </w:pPr>
    </w:lvl>
    <w:lvl w:ilvl="8" w:tplc="04090011" w:tentative="1">
      <w:start w:val="1"/>
      <w:numFmt w:val="decimalEnclosedCircle"/>
      <w:lvlText w:val="%9"/>
      <w:lvlJc w:val="left"/>
      <w:pPr>
        <w:ind w:left="4230" w:hanging="420"/>
      </w:pPr>
    </w:lvl>
  </w:abstractNum>
  <w:abstractNum w:abstractNumId="58">
    <w:nsid w:val="563D2BF1"/>
    <w:multiLevelType w:val="hybridMultilevel"/>
    <w:tmpl w:val="14CADBEA"/>
    <w:lvl w:ilvl="0" w:tplc="04090009">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59">
    <w:nsid w:val="59C7709F"/>
    <w:multiLevelType w:val="hybridMultilevel"/>
    <w:tmpl w:val="9B184F34"/>
    <w:lvl w:ilvl="0" w:tplc="04090009">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60">
    <w:nsid w:val="5A511A90"/>
    <w:multiLevelType w:val="hybridMultilevel"/>
    <w:tmpl w:val="56903BAA"/>
    <w:lvl w:ilvl="0" w:tplc="04090009">
      <w:start w:val="1"/>
      <w:numFmt w:val="bullet"/>
      <w:lvlText w:val=""/>
      <w:lvlJc w:val="left"/>
      <w:pPr>
        <w:ind w:left="820" w:hanging="420"/>
      </w:pPr>
      <w:rPr>
        <w:rFonts w:ascii="Wingdings" w:hAnsi="Wingdings" w:hint="default"/>
      </w:rPr>
    </w:lvl>
    <w:lvl w:ilvl="1" w:tplc="0409000B" w:tentative="1">
      <w:start w:val="1"/>
      <w:numFmt w:val="bullet"/>
      <w:lvlText w:val=""/>
      <w:lvlJc w:val="left"/>
      <w:pPr>
        <w:ind w:left="1240" w:hanging="420"/>
      </w:pPr>
      <w:rPr>
        <w:rFonts w:ascii="Wingdings" w:hAnsi="Wingdings" w:hint="default"/>
      </w:rPr>
    </w:lvl>
    <w:lvl w:ilvl="2" w:tplc="0409000D" w:tentative="1">
      <w:start w:val="1"/>
      <w:numFmt w:val="bullet"/>
      <w:lvlText w:val=""/>
      <w:lvlJc w:val="left"/>
      <w:pPr>
        <w:ind w:left="1660" w:hanging="420"/>
      </w:pPr>
      <w:rPr>
        <w:rFonts w:ascii="Wingdings" w:hAnsi="Wingdings" w:hint="default"/>
      </w:rPr>
    </w:lvl>
    <w:lvl w:ilvl="3" w:tplc="04090001" w:tentative="1">
      <w:start w:val="1"/>
      <w:numFmt w:val="bullet"/>
      <w:lvlText w:val=""/>
      <w:lvlJc w:val="left"/>
      <w:pPr>
        <w:ind w:left="2080" w:hanging="420"/>
      </w:pPr>
      <w:rPr>
        <w:rFonts w:ascii="Wingdings" w:hAnsi="Wingdings" w:hint="default"/>
      </w:rPr>
    </w:lvl>
    <w:lvl w:ilvl="4" w:tplc="0409000B" w:tentative="1">
      <w:start w:val="1"/>
      <w:numFmt w:val="bullet"/>
      <w:lvlText w:val=""/>
      <w:lvlJc w:val="left"/>
      <w:pPr>
        <w:ind w:left="2500" w:hanging="420"/>
      </w:pPr>
      <w:rPr>
        <w:rFonts w:ascii="Wingdings" w:hAnsi="Wingdings" w:hint="default"/>
      </w:rPr>
    </w:lvl>
    <w:lvl w:ilvl="5" w:tplc="0409000D" w:tentative="1">
      <w:start w:val="1"/>
      <w:numFmt w:val="bullet"/>
      <w:lvlText w:val=""/>
      <w:lvlJc w:val="left"/>
      <w:pPr>
        <w:ind w:left="2920" w:hanging="420"/>
      </w:pPr>
      <w:rPr>
        <w:rFonts w:ascii="Wingdings" w:hAnsi="Wingdings" w:hint="default"/>
      </w:rPr>
    </w:lvl>
    <w:lvl w:ilvl="6" w:tplc="04090001" w:tentative="1">
      <w:start w:val="1"/>
      <w:numFmt w:val="bullet"/>
      <w:lvlText w:val=""/>
      <w:lvlJc w:val="left"/>
      <w:pPr>
        <w:ind w:left="3340" w:hanging="420"/>
      </w:pPr>
      <w:rPr>
        <w:rFonts w:ascii="Wingdings" w:hAnsi="Wingdings" w:hint="default"/>
      </w:rPr>
    </w:lvl>
    <w:lvl w:ilvl="7" w:tplc="0409000B" w:tentative="1">
      <w:start w:val="1"/>
      <w:numFmt w:val="bullet"/>
      <w:lvlText w:val=""/>
      <w:lvlJc w:val="left"/>
      <w:pPr>
        <w:ind w:left="3760" w:hanging="420"/>
      </w:pPr>
      <w:rPr>
        <w:rFonts w:ascii="Wingdings" w:hAnsi="Wingdings" w:hint="default"/>
      </w:rPr>
    </w:lvl>
    <w:lvl w:ilvl="8" w:tplc="0409000D" w:tentative="1">
      <w:start w:val="1"/>
      <w:numFmt w:val="bullet"/>
      <w:lvlText w:val=""/>
      <w:lvlJc w:val="left"/>
      <w:pPr>
        <w:ind w:left="4180" w:hanging="420"/>
      </w:pPr>
      <w:rPr>
        <w:rFonts w:ascii="Wingdings" w:hAnsi="Wingdings" w:hint="default"/>
      </w:rPr>
    </w:lvl>
  </w:abstractNum>
  <w:abstractNum w:abstractNumId="61">
    <w:nsid w:val="5BCC604A"/>
    <w:multiLevelType w:val="hybridMultilevel"/>
    <w:tmpl w:val="A8E00A2C"/>
    <w:lvl w:ilvl="0" w:tplc="04090009">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62">
    <w:nsid w:val="5F741D89"/>
    <w:multiLevelType w:val="hybridMultilevel"/>
    <w:tmpl w:val="A6FEE314"/>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63">
    <w:nsid w:val="613B66DE"/>
    <w:multiLevelType w:val="hybridMultilevel"/>
    <w:tmpl w:val="4C086828"/>
    <w:lvl w:ilvl="0" w:tplc="04090009">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64">
    <w:nsid w:val="62BA43BC"/>
    <w:multiLevelType w:val="hybridMultilevel"/>
    <w:tmpl w:val="A40E2AC6"/>
    <w:lvl w:ilvl="0" w:tplc="04090009">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65">
    <w:nsid w:val="63F85BFA"/>
    <w:multiLevelType w:val="multilevel"/>
    <w:tmpl w:val="8F44A5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nsid w:val="64BD614F"/>
    <w:multiLevelType w:val="hybridMultilevel"/>
    <w:tmpl w:val="A25AFEEE"/>
    <w:lvl w:ilvl="0" w:tplc="04090009">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67">
    <w:nsid w:val="684A3DC2"/>
    <w:multiLevelType w:val="hybridMultilevel"/>
    <w:tmpl w:val="ED22CE38"/>
    <w:lvl w:ilvl="0" w:tplc="32322B4A">
      <w:numFmt w:val="bullet"/>
      <w:lvlText w:val="・"/>
      <w:lvlJc w:val="left"/>
      <w:pPr>
        <w:ind w:left="840" w:hanging="420"/>
      </w:pPr>
      <w:rPr>
        <w:rFonts w:ascii="メイリオ" w:eastAsia="メイリオ" w:hAnsi="メイリオ" w:cs="ＭＳ 明朝" w:hint="eastAsia"/>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68">
    <w:nsid w:val="6B992DB3"/>
    <w:multiLevelType w:val="hybridMultilevel"/>
    <w:tmpl w:val="F506A340"/>
    <w:lvl w:ilvl="0" w:tplc="04090009">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69">
    <w:nsid w:val="6EEB6C89"/>
    <w:multiLevelType w:val="hybridMultilevel"/>
    <w:tmpl w:val="2E1C584C"/>
    <w:lvl w:ilvl="0" w:tplc="04090009">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70">
    <w:nsid w:val="6EF44349"/>
    <w:multiLevelType w:val="hybridMultilevel"/>
    <w:tmpl w:val="D456914A"/>
    <w:lvl w:ilvl="0" w:tplc="8AA45832">
      <w:start w:val="1"/>
      <w:numFmt w:val="decimalEnclosedCircle"/>
      <w:lvlText w:val="%1"/>
      <w:lvlJc w:val="left"/>
      <w:pPr>
        <w:ind w:left="360" w:hanging="360"/>
      </w:pPr>
      <w:rPr>
        <w:rFonts w:hint="default"/>
        <w:b/>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71">
    <w:nsid w:val="70DE3810"/>
    <w:multiLevelType w:val="hybridMultilevel"/>
    <w:tmpl w:val="BC743856"/>
    <w:lvl w:ilvl="0" w:tplc="00BEC838">
      <w:start w:val="1"/>
      <w:numFmt w:val="decimalEnclosedCircle"/>
      <w:lvlText w:val="（%1"/>
      <w:lvlJc w:val="left"/>
      <w:pPr>
        <w:ind w:left="400" w:hanging="40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72">
    <w:nsid w:val="7198139E"/>
    <w:multiLevelType w:val="multilevel"/>
    <w:tmpl w:val="DDF0BC86"/>
    <w:lvl w:ilvl="0">
      <w:numFmt w:val="decimal"/>
      <w:lvlText w:val="%1."/>
      <w:lvlJc w:val="left"/>
      <w:pPr>
        <w:tabs>
          <w:tab w:val="num" w:pos="425"/>
        </w:tabs>
        <w:ind w:left="425" w:hanging="425"/>
      </w:pPr>
      <w:rPr>
        <w:rFonts w:hint="eastAsia"/>
      </w:rPr>
    </w:lvl>
    <w:lvl w:ilvl="1">
      <w:start w:val="1"/>
      <w:numFmt w:val="decimal"/>
      <w:pStyle w:val="2"/>
      <w:lvlText w:val="%1.%2"/>
      <w:lvlJc w:val="left"/>
      <w:pPr>
        <w:tabs>
          <w:tab w:val="num" w:pos="425"/>
        </w:tabs>
        <w:ind w:left="425" w:hanging="425"/>
      </w:pPr>
      <w:rPr>
        <w:rFonts w:hint="eastAsia"/>
      </w:rPr>
    </w:lvl>
    <w:lvl w:ilvl="2">
      <w:start w:val="1"/>
      <w:numFmt w:val="decimal"/>
      <w:lvlText w:val="%1.%2.%3"/>
      <w:lvlJc w:val="left"/>
      <w:pPr>
        <w:tabs>
          <w:tab w:val="num" w:pos="1418"/>
        </w:tabs>
        <w:ind w:left="425" w:hanging="425"/>
      </w:pPr>
      <w:rPr>
        <w:rFonts w:hint="eastAsia"/>
      </w:rPr>
    </w:lvl>
    <w:lvl w:ilvl="3">
      <w:start w:val="1"/>
      <w:numFmt w:val="decimal"/>
      <w:lvlText w:val="%1.%2.%3.%4"/>
      <w:lvlJc w:val="left"/>
      <w:pPr>
        <w:tabs>
          <w:tab w:val="num" w:pos="1984"/>
        </w:tabs>
        <w:ind w:left="425" w:hanging="425"/>
      </w:pPr>
      <w:rPr>
        <w:rFonts w:hint="eastAsia"/>
      </w:rPr>
    </w:lvl>
    <w:lvl w:ilvl="4">
      <w:start w:val="1"/>
      <w:numFmt w:val="decimal"/>
      <w:lvlText w:val="%1.%2.%3.%4.%5"/>
      <w:lvlJc w:val="left"/>
      <w:pPr>
        <w:tabs>
          <w:tab w:val="num" w:pos="2781"/>
        </w:tabs>
        <w:ind w:left="2551" w:hanging="850"/>
      </w:pPr>
      <w:rPr>
        <w:rFonts w:hint="eastAsia"/>
      </w:rPr>
    </w:lvl>
    <w:lvl w:ilvl="5">
      <w:start w:val="1"/>
      <w:numFmt w:val="decimal"/>
      <w:lvlText w:val="%1.%2.%3.%4.%5.%6"/>
      <w:lvlJc w:val="left"/>
      <w:pPr>
        <w:tabs>
          <w:tab w:val="num" w:pos="3260"/>
        </w:tabs>
        <w:ind w:left="3260" w:hanging="1134"/>
      </w:pPr>
      <w:rPr>
        <w:rFonts w:hint="eastAsia"/>
      </w:rPr>
    </w:lvl>
    <w:lvl w:ilvl="6">
      <w:start w:val="1"/>
      <w:numFmt w:val="decimal"/>
      <w:lvlText w:val="%1.%2.%3.%4.%5.%6.%7"/>
      <w:lvlJc w:val="left"/>
      <w:pPr>
        <w:tabs>
          <w:tab w:val="num" w:pos="3827"/>
        </w:tabs>
        <w:ind w:left="3827" w:hanging="1276"/>
      </w:pPr>
      <w:rPr>
        <w:rFonts w:hint="eastAsia"/>
      </w:rPr>
    </w:lvl>
    <w:lvl w:ilvl="7">
      <w:start w:val="1"/>
      <w:numFmt w:val="decimal"/>
      <w:lvlText w:val="%1.%2.%3.%4.%5.%6.%7.%8"/>
      <w:lvlJc w:val="left"/>
      <w:pPr>
        <w:tabs>
          <w:tab w:val="num" w:pos="4416"/>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abstractNum w:abstractNumId="73">
    <w:nsid w:val="720162CC"/>
    <w:multiLevelType w:val="hybridMultilevel"/>
    <w:tmpl w:val="CE2E3510"/>
    <w:lvl w:ilvl="0" w:tplc="04090009">
      <w:start w:val="1"/>
      <w:numFmt w:val="bullet"/>
      <w:lvlText w:val=""/>
      <w:lvlJc w:val="left"/>
      <w:pPr>
        <w:ind w:left="840" w:hanging="420"/>
      </w:pPr>
      <w:rPr>
        <w:rFonts w:ascii="Wingdings" w:hAnsi="Wingdings" w:hint="default"/>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74">
    <w:nsid w:val="735A04D2"/>
    <w:multiLevelType w:val="hybridMultilevel"/>
    <w:tmpl w:val="289E7EEE"/>
    <w:lvl w:ilvl="0" w:tplc="04090009">
      <w:start w:val="1"/>
      <w:numFmt w:val="bullet"/>
      <w:lvlText w:val=""/>
      <w:lvlJc w:val="left"/>
      <w:pPr>
        <w:ind w:left="870" w:hanging="420"/>
      </w:pPr>
      <w:rPr>
        <w:rFonts w:ascii="Wingdings" w:hAnsi="Wingdings" w:hint="default"/>
      </w:rPr>
    </w:lvl>
    <w:lvl w:ilvl="1" w:tplc="0409000B" w:tentative="1">
      <w:start w:val="1"/>
      <w:numFmt w:val="bullet"/>
      <w:lvlText w:val=""/>
      <w:lvlJc w:val="left"/>
      <w:pPr>
        <w:ind w:left="1290" w:hanging="420"/>
      </w:pPr>
      <w:rPr>
        <w:rFonts w:ascii="Wingdings" w:hAnsi="Wingdings" w:hint="default"/>
      </w:rPr>
    </w:lvl>
    <w:lvl w:ilvl="2" w:tplc="0409000D" w:tentative="1">
      <w:start w:val="1"/>
      <w:numFmt w:val="bullet"/>
      <w:lvlText w:val=""/>
      <w:lvlJc w:val="left"/>
      <w:pPr>
        <w:ind w:left="1710" w:hanging="420"/>
      </w:pPr>
      <w:rPr>
        <w:rFonts w:ascii="Wingdings" w:hAnsi="Wingdings" w:hint="default"/>
      </w:rPr>
    </w:lvl>
    <w:lvl w:ilvl="3" w:tplc="04090001" w:tentative="1">
      <w:start w:val="1"/>
      <w:numFmt w:val="bullet"/>
      <w:lvlText w:val=""/>
      <w:lvlJc w:val="left"/>
      <w:pPr>
        <w:ind w:left="2130" w:hanging="420"/>
      </w:pPr>
      <w:rPr>
        <w:rFonts w:ascii="Wingdings" w:hAnsi="Wingdings" w:hint="default"/>
      </w:rPr>
    </w:lvl>
    <w:lvl w:ilvl="4" w:tplc="0409000B" w:tentative="1">
      <w:start w:val="1"/>
      <w:numFmt w:val="bullet"/>
      <w:lvlText w:val=""/>
      <w:lvlJc w:val="left"/>
      <w:pPr>
        <w:ind w:left="2550" w:hanging="420"/>
      </w:pPr>
      <w:rPr>
        <w:rFonts w:ascii="Wingdings" w:hAnsi="Wingdings" w:hint="default"/>
      </w:rPr>
    </w:lvl>
    <w:lvl w:ilvl="5" w:tplc="0409000D" w:tentative="1">
      <w:start w:val="1"/>
      <w:numFmt w:val="bullet"/>
      <w:lvlText w:val=""/>
      <w:lvlJc w:val="left"/>
      <w:pPr>
        <w:ind w:left="2970" w:hanging="420"/>
      </w:pPr>
      <w:rPr>
        <w:rFonts w:ascii="Wingdings" w:hAnsi="Wingdings" w:hint="default"/>
      </w:rPr>
    </w:lvl>
    <w:lvl w:ilvl="6" w:tplc="04090001" w:tentative="1">
      <w:start w:val="1"/>
      <w:numFmt w:val="bullet"/>
      <w:lvlText w:val=""/>
      <w:lvlJc w:val="left"/>
      <w:pPr>
        <w:ind w:left="3390" w:hanging="420"/>
      </w:pPr>
      <w:rPr>
        <w:rFonts w:ascii="Wingdings" w:hAnsi="Wingdings" w:hint="default"/>
      </w:rPr>
    </w:lvl>
    <w:lvl w:ilvl="7" w:tplc="0409000B" w:tentative="1">
      <w:start w:val="1"/>
      <w:numFmt w:val="bullet"/>
      <w:lvlText w:val=""/>
      <w:lvlJc w:val="left"/>
      <w:pPr>
        <w:ind w:left="3810" w:hanging="420"/>
      </w:pPr>
      <w:rPr>
        <w:rFonts w:ascii="Wingdings" w:hAnsi="Wingdings" w:hint="default"/>
      </w:rPr>
    </w:lvl>
    <w:lvl w:ilvl="8" w:tplc="0409000D" w:tentative="1">
      <w:start w:val="1"/>
      <w:numFmt w:val="bullet"/>
      <w:lvlText w:val=""/>
      <w:lvlJc w:val="left"/>
      <w:pPr>
        <w:ind w:left="4230" w:hanging="420"/>
      </w:pPr>
      <w:rPr>
        <w:rFonts w:ascii="Wingdings" w:hAnsi="Wingdings" w:hint="default"/>
      </w:rPr>
    </w:lvl>
  </w:abstractNum>
  <w:abstractNum w:abstractNumId="75">
    <w:nsid w:val="741E6F91"/>
    <w:multiLevelType w:val="hybridMultilevel"/>
    <w:tmpl w:val="D28CF6F8"/>
    <w:lvl w:ilvl="0" w:tplc="04090009">
      <w:start w:val="1"/>
      <w:numFmt w:val="bullet"/>
      <w:lvlText w:val=""/>
      <w:lvlJc w:val="left"/>
      <w:pPr>
        <w:ind w:left="840" w:hanging="420"/>
      </w:pPr>
      <w:rPr>
        <w:rFonts w:ascii="Wingdings" w:hAnsi="Wingdings" w:hint="default"/>
      </w:rPr>
    </w:lvl>
    <w:lvl w:ilvl="1" w:tplc="0409000B">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76">
    <w:nsid w:val="756907F0"/>
    <w:multiLevelType w:val="multilevel"/>
    <w:tmpl w:val="04090021"/>
    <w:lvl w:ilvl="0">
      <w:start w:val="1"/>
      <w:numFmt w:val="decimalFullWidth"/>
      <w:suff w:val="nothing"/>
      <w:lvlText w:val="%1"/>
      <w:lvlJc w:val="left"/>
      <w:pPr>
        <w:ind w:left="0" w:firstLine="0"/>
      </w:pPr>
    </w:lvl>
    <w:lvl w:ilvl="1">
      <w:start w:val="1"/>
      <w:numFmt w:val="decimalFullWidth"/>
      <w:suff w:val="nothing"/>
      <w:lvlText w:val="%1-%2"/>
      <w:lvlJc w:val="left"/>
      <w:pPr>
        <w:ind w:left="0" w:firstLine="0"/>
      </w:pPr>
    </w:lvl>
    <w:lvl w:ilvl="2">
      <w:start w:val="1"/>
      <w:numFmt w:val="decimalFullWidth"/>
      <w:suff w:val="nothing"/>
      <w:lvlText w:val="%1-%2-%3"/>
      <w:lvlJc w:val="left"/>
      <w:pPr>
        <w:ind w:left="0" w:firstLine="0"/>
      </w:pPr>
    </w:lvl>
    <w:lvl w:ilvl="3">
      <w:start w:val="1"/>
      <w:numFmt w:val="decimalFullWidth"/>
      <w:suff w:val="nothing"/>
      <w:lvlText w:val="%1-%2-%3-%4"/>
      <w:lvlJc w:val="left"/>
      <w:pPr>
        <w:ind w:left="0" w:firstLine="0"/>
      </w:pPr>
    </w:lvl>
    <w:lvl w:ilvl="4">
      <w:start w:val="1"/>
      <w:numFmt w:val="decimalFullWidth"/>
      <w:suff w:val="nothing"/>
      <w:lvlText w:val="%1-%2-%3-%4-%5"/>
      <w:lvlJc w:val="left"/>
      <w:pPr>
        <w:ind w:left="0" w:firstLine="0"/>
      </w:pPr>
    </w:lvl>
    <w:lvl w:ilvl="5">
      <w:start w:val="1"/>
      <w:numFmt w:val="decimalFullWidth"/>
      <w:suff w:val="nothing"/>
      <w:lvlText w:val="%1-%2-%3-%4-%5-%6"/>
      <w:lvlJc w:val="left"/>
      <w:pPr>
        <w:ind w:left="0" w:firstLine="0"/>
      </w:pPr>
    </w:lvl>
    <w:lvl w:ilvl="6">
      <w:start w:val="1"/>
      <w:numFmt w:val="decimalFullWidth"/>
      <w:suff w:val="nothing"/>
      <w:lvlText w:val="%1-%2-%3-%4-%5-%6-%7"/>
      <w:lvlJc w:val="left"/>
      <w:pPr>
        <w:ind w:left="0" w:firstLine="0"/>
      </w:pPr>
    </w:lvl>
    <w:lvl w:ilvl="7">
      <w:start w:val="1"/>
      <w:numFmt w:val="decimalFullWidth"/>
      <w:suff w:val="nothing"/>
      <w:lvlText w:val="%1-%2-%3-%4-%5-%6-%7-%8"/>
      <w:lvlJc w:val="left"/>
      <w:pPr>
        <w:ind w:left="0" w:firstLine="0"/>
      </w:pPr>
    </w:lvl>
    <w:lvl w:ilvl="8">
      <w:start w:val="1"/>
      <w:numFmt w:val="decimalFullWidth"/>
      <w:suff w:val="nothing"/>
      <w:lvlText w:val="%1-%2-%3-%4-%5-%6-%7-%8-%9"/>
      <w:lvlJc w:val="left"/>
      <w:pPr>
        <w:ind w:left="0" w:firstLine="0"/>
      </w:pPr>
    </w:lvl>
  </w:abstractNum>
  <w:abstractNum w:abstractNumId="77">
    <w:nsid w:val="76696EB8"/>
    <w:multiLevelType w:val="hybridMultilevel"/>
    <w:tmpl w:val="BE543770"/>
    <w:lvl w:ilvl="0" w:tplc="04090009">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78">
    <w:nsid w:val="771A6453"/>
    <w:multiLevelType w:val="hybridMultilevel"/>
    <w:tmpl w:val="39D29BAE"/>
    <w:lvl w:ilvl="0" w:tplc="04090009">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79">
    <w:nsid w:val="77B64762"/>
    <w:multiLevelType w:val="hybridMultilevel"/>
    <w:tmpl w:val="92766096"/>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80">
    <w:nsid w:val="792313C2"/>
    <w:multiLevelType w:val="hybridMultilevel"/>
    <w:tmpl w:val="7700D728"/>
    <w:lvl w:ilvl="0" w:tplc="04090009">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81">
    <w:nsid w:val="7A0201C0"/>
    <w:multiLevelType w:val="multilevel"/>
    <w:tmpl w:val="C6380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nsid w:val="7DF622A8"/>
    <w:multiLevelType w:val="hybridMultilevel"/>
    <w:tmpl w:val="C53C130C"/>
    <w:lvl w:ilvl="0" w:tplc="DF848612">
      <w:numFmt w:val="bullet"/>
      <w:lvlText w:val="•"/>
      <w:lvlJc w:val="left"/>
      <w:pPr>
        <w:ind w:left="360" w:hanging="360"/>
      </w:pPr>
      <w:rPr>
        <w:rFonts w:ascii="メイリオ" w:eastAsia="メイリオ" w:hAnsi="メイリオ" w:cs="Times New Roman"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83">
    <w:nsid w:val="7E56001E"/>
    <w:multiLevelType w:val="multilevel"/>
    <w:tmpl w:val="08C6F25E"/>
    <w:lvl w:ilvl="0">
      <w:start w:val="1"/>
      <w:numFmt w:val="none"/>
      <w:pStyle w:val="105"/>
      <w:lvlText w:val=""/>
      <w:lvlJc w:val="left"/>
      <w:pPr>
        <w:tabs>
          <w:tab w:val="num" w:pos="0"/>
        </w:tabs>
        <w:ind w:left="0" w:firstLine="0"/>
      </w:pPr>
      <w:rPr>
        <w:rFonts w:hint="eastAsia"/>
      </w:rPr>
    </w:lvl>
    <w:lvl w:ilvl="1">
      <w:start w:val="1"/>
      <w:numFmt w:val="decimal"/>
      <w:lvlText w:val="%1%2"/>
      <w:lvlJc w:val="left"/>
      <w:pPr>
        <w:tabs>
          <w:tab w:val="num" w:pos="425"/>
        </w:tabs>
        <w:ind w:left="425" w:hanging="425"/>
      </w:pPr>
      <w:rPr>
        <w:rFonts w:hint="eastAsia"/>
      </w:rPr>
    </w:lvl>
    <w:lvl w:ilvl="2">
      <w:start w:val="1"/>
      <w:numFmt w:val="decimal"/>
      <w:lvlText w:val="%1.%2.%3"/>
      <w:lvlJc w:val="left"/>
      <w:pPr>
        <w:tabs>
          <w:tab w:val="num" w:pos="1418"/>
        </w:tabs>
        <w:ind w:left="1418" w:hanging="567"/>
      </w:pPr>
      <w:rPr>
        <w:rFonts w:hint="eastAsia"/>
      </w:rPr>
    </w:lvl>
    <w:lvl w:ilvl="3">
      <w:start w:val="1"/>
      <w:numFmt w:val="decimal"/>
      <w:lvlText w:val="%1.%2.%3.%4"/>
      <w:lvlJc w:val="left"/>
      <w:pPr>
        <w:tabs>
          <w:tab w:val="num" w:pos="1984"/>
        </w:tabs>
        <w:ind w:left="1984" w:hanging="708"/>
      </w:pPr>
      <w:rPr>
        <w:rFonts w:hint="eastAsia"/>
      </w:rPr>
    </w:lvl>
    <w:lvl w:ilvl="4">
      <w:start w:val="1"/>
      <w:numFmt w:val="decimal"/>
      <w:lvlText w:val="%1.%2.%3.%4.%5"/>
      <w:lvlJc w:val="left"/>
      <w:pPr>
        <w:tabs>
          <w:tab w:val="num" w:pos="2781"/>
        </w:tabs>
        <w:ind w:left="2551" w:hanging="850"/>
      </w:pPr>
      <w:rPr>
        <w:rFonts w:hint="eastAsia"/>
      </w:rPr>
    </w:lvl>
    <w:lvl w:ilvl="5">
      <w:start w:val="1"/>
      <w:numFmt w:val="decimal"/>
      <w:lvlText w:val="%1.%2.%3.%4.%5.%6"/>
      <w:lvlJc w:val="left"/>
      <w:pPr>
        <w:tabs>
          <w:tab w:val="num" w:pos="3260"/>
        </w:tabs>
        <w:ind w:left="3260" w:hanging="1134"/>
      </w:pPr>
      <w:rPr>
        <w:rFonts w:hint="eastAsia"/>
      </w:rPr>
    </w:lvl>
    <w:lvl w:ilvl="6">
      <w:start w:val="1"/>
      <w:numFmt w:val="decimal"/>
      <w:lvlText w:val="%1.%2.%3.%4.%5.%6.%7"/>
      <w:lvlJc w:val="left"/>
      <w:pPr>
        <w:tabs>
          <w:tab w:val="num" w:pos="3827"/>
        </w:tabs>
        <w:ind w:left="3827" w:hanging="1276"/>
      </w:pPr>
      <w:rPr>
        <w:rFonts w:hint="eastAsia"/>
      </w:rPr>
    </w:lvl>
    <w:lvl w:ilvl="7">
      <w:start w:val="1"/>
      <w:numFmt w:val="decimal"/>
      <w:lvlText w:val="%1.%2.%3.%4.%5.%6.%7.%8"/>
      <w:lvlJc w:val="left"/>
      <w:pPr>
        <w:tabs>
          <w:tab w:val="num" w:pos="4416"/>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num w:numId="1">
    <w:abstractNumId w:val="72"/>
  </w:num>
  <w:num w:numId="2">
    <w:abstractNumId w:val="83"/>
  </w:num>
  <w:num w:numId="3">
    <w:abstractNumId w:val="0"/>
  </w:num>
  <w:num w:numId="4">
    <w:abstractNumId w:val="44"/>
  </w:num>
  <w:num w:numId="5">
    <w:abstractNumId w:val="28"/>
    <w:lvlOverride w:ilvl="0">
      <w:startOverride w:val="1"/>
    </w:lvlOverride>
  </w:num>
  <w:num w:numId="6">
    <w:abstractNumId w:val="15"/>
  </w:num>
  <w:num w:numId="7">
    <w:abstractNumId w:val="27"/>
  </w:num>
  <w:num w:numId="8">
    <w:abstractNumId w:val="46"/>
  </w:num>
  <w:num w:numId="9">
    <w:abstractNumId w:val="65"/>
  </w:num>
  <w:num w:numId="10">
    <w:abstractNumId w:val="12"/>
  </w:num>
  <w:num w:numId="11">
    <w:abstractNumId w:val="70"/>
  </w:num>
  <w:num w:numId="12">
    <w:abstractNumId w:val="75"/>
  </w:num>
  <w:num w:numId="13">
    <w:abstractNumId w:val="60"/>
  </w:num>
  <w:num w:numId="14">
    <w:abstractNumId w:val="43"/>
  </w:num>
  <w:num w:numId="15">
    <w:abstractNumId w:val="14"/>
  </w:num>
  <w:num w:numId="16">
    <w:abstractNumId w:val="54"/>
  </w:num>
  <w:num w:numId="17">
    <w:abstractNumId w:val="24"/>
  </w:num>
  <w:num w:numId="18">
    <w:abstractNumId w:val="77"/>
  </w:num>
  <w:num w:numId="19">
    <w:abstractNumId w:val="66"/>
  </w:num>
  <w:num w:numId="20">
    <w:abstractNumId w:val="3"/>
  </w:num>
  <w:num w:numId="21">
    <w:abstractNumId w:val="7"/>
  </w:num>
  <w:num w:numId="22">
    <w:abstractNumId w:val="33"/>
  </w:num>
  <w:num w:numId="23">
    <w:abstractNumId w:val="51"/>
  </w:num>
  <w:num w:numId="24">
    <w:abstractNumId w:val="64"/>
  </w:num>
  <w:num w:numId="25">
    <w:abstractNumId w:val="63"/>
  </w:num>
  <w:num w:numId="26">
    <w:abstractNumId w:val="53"/>
  </w:num>
  <w:num w:numId="27">
    <w:abstractNumId w:val="29"/>
  </w:num>
  <w:num w:numId="28">
    <w:abstractNumId w:val="48"/>
  </w:num>
  <w:num w:numId="29">
    <w:abstractNumId w:val="55"/>
  </w:num>
  <w:num w:numId="30">
    <w:abstractNumId w:val="23"/>
  </w:num>
  <w:num w:numId="31">
    <w:abstractNumId w:val="22"/>
  </w:num>
  <w:num w:numId="32">
    <w:abstractNumId w:val="26"/>
  </w:num>
  <w:num w:numId="33">
    <w:abstractNumId w:val="78"/>
  </w:num>
  <w:num w:numId="34">
    <w:abstractNumId w:val="82"/>
  </w:num>
  <w:num w:numId="35">
    <w:abstractNumId w:val="11"/>
  </w:num>
  <w:num w:numId="36">
    <w:abstractNumId w:val="58"/>
  </w:num>
  <w:num w:numId="37">
    <w:abstractNumId w:val="47"/>
  </w:num>
  <w:num w:numId="38">
    <w:abstractNumId w:val="31"/>
  </w:num>
  <w:num w:numId="39">
    <w:abstractNumId w:val="68"/>
  </w:num>
  <w:num w:numId="40">
    <w:abstractNumId w:val="25"/>
  </w:num>
  <w:num w:numId="41">
    <w:abstractNumId w:val="6"/>
  </w:num>
  <w:num w:numId="42">
    <w:abstractNumId w:val="18"/>
  </w:num>
  <w:num w:numId="43">
    <w:abstractNumId w:val="16"/>
  </w:num>
  <w:num w:numId="44">
    <w:abstractNumId w:val="38"/>
  </w:num>
  <w:num w:numId="45">
    <w:abstractNumId w:val="49"/>
  </w:num>
  <w:num w:numId="46">
    <w:abstractNumId w:val="35"/>
  </w:num>
  <w:num w:numId="47">
    <w:abstractNumId w:val="61"/>
  </w:num>
  <w:num w:numId="48">
    <w:abstractNumId w:val="2"/>
  </w:num>
  <w:num w:numId="49">
    <w:abstractNumId w:val="1"/>
  </w:num>
  <w:num w:numId="50">
    <w:abstractNumId w:val="5"/>
  </w:num>
  <w:num w:numId="51">
    <w:abstractNumId w:val="30"/>
  </w:num>
  <w:num w:numId="52">
    <w:abstractNumId w:val="45"/>
  </w:num>
  <w:num w:numId="53">
    <w:abstractNumId w:val="56"/>
  </w:num>
  <w:num w:numId="54">
    <w:abstractNumId w:val="69"/>
  </w:num>
  <w:num w:numId="55">
    <w:abstractNumId w:val="41"/>
  </w:num>
  <w:num w:numId="56">
    <w:abstractNumId w:val="81"/>
  </w:num>
  <w:num w:numId="57">
    <w:abstractNumId w:val="52"/>
  </w:num>
  <w:num w:numId="58">
    <w:abstractNumId w:val="50"/>
  </w:num>
  <w:num w:numId="59">
    <w:abstractNumId w:val="62"/>
  </w:num>
  <w:num w:numId="60">
    <w:abstractNumId w:val="73"/>
  </w:num>
  <w:num w:numId="61">
    <w:abstractNumId w:val="32"/>
  </w:num>
  <w:num w:numId="62">
    <w:abstractNumId w:val="8"/>
  </w:num>
  <w:num w:numId="63">
    <w:abstractNumId w:val="34"/>
  </w:num>
  <w:num w:numId="64">
    <w:abstractNumId w:val="74"/>
  </w:num>
  <w:num w:numId="65">
    <w:abstractNumId w:val="42"/>
  </w:num>
  <w:num w:numId="66">
    <w:abstractNumId w:val="13"/>
  </w:num>
  <w:num w:numId="67">
    <w:abstractNumId w:val="37"/>
  </w:num>
  <w:num w:numId="68">
    <w:abstractNumId w:val="9"/>
  </w:num>
  <w:num w:numId="69">
    <w:abstractNumId w:val="17"/>
  </w:num>
  <w:num w:numId="70">
    <w:abstractNumId w:val="59"/>
  </w:num>
  <w:num w:numId="71">
    <w:abstractNumId w:val="80"/>
  </w:num>
  <w:num w:numId="72">
    <w:abstractNumId w:val="36"/>
  </w:num>
  <w:num w:numId="73">
    <w:abstractNumId w:val="20"/>
  </w:num>
  <w:num w:numId="74">
    <w:abstractNumId w:val="19"/>
  </w:num>
  <w:num w:numId="75">
    <w:abstractNumId w:val="21"/>
  </w:num>
  <w:num w:numId="76">
    <w:abstractNumId w:val="39"/>
  </w:num>
  <w:num w:numId="77">
    <w:abstractNumId w:val="67"/>
  </w:num>
  <w:num w:numId="78">
    <w:abstractNumId w:val="57"/>
  </w:num>
  <w:num w:numId="79">
    <w:abstractNumId w:val="10"/>
  </w:num>
  <w:num w:numId="80">
    <w:abstractNumId w:val="76"/>
  </w:num>
  <w:num w:numId="81">
    <w:abstractNumId w:val="4"/>
  </w:num>
  <w:num w:numId="82">
    <w:abstractNumId w:val="71"/>
  </w:num>
  <w:num w:numId="83">
    <w:abstractNumId w:val="79"/>
  </w:num>
  <w:num w:numId="84">
    <w:abstractNumId w:val="40"/>
  </w:num>
  <w:numIdMacAtCleanup w:val="7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removePersonalInformation/>
  <w:removeDateAndTime/>
  <w:bordersDoNotSurroundHeader/>
  <w:bordersDoNotSurroundFooter/>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readOnly" w:enforcement="1" w:cryptProviderType="rsaAES" w:cryptAlgorithmClass="hash" w:cryptAlgorithmType="typeAny" w:cryptAlgorithmSid="14" w:cryptSpinCount="100000" w:hash="qsblxC9os+8cV2RabCLa7yLS3Xls/RB9jU78vP5lSKzIKOkldCQe1cChiSiFZvWm3mZfAzPfHCdhTRKKNv6PpQ==" w:salt="pg1ziUrpTJG5cYYn+McdYg=="/>
  <w:defaultTabStop w:val="840"/>
  <w:drawingGridHorizontalSpacing w:val="100"/>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24A6C"/>
    <w:rsid w:val="000004FA"/>
    <w:rsid w:val="000006C6"/>
    <w:rsid w:val="00000897"/>
    <w:rsid w:val="00000BA9"/>
    <w:rsid w:val="00000E1D"/>
    <w:rsid w:val="000010DD"/>
    <w:rsid w:val="000012A1"/>
    <w:rsid w:val="00001BD5"/>
    <w:rsid w:val="00001E5E"/>
    <w:rsid w:val="000023B0"/>
    <w:rsid w:val="000023BD"/>
    <w:rsid w:val="000025FB"/>
    <w:rsid w:val="00002A4C"/>
    <w:rsid w:val="000031E7"/>
    <w:rsid w:val="000034F5"/>
    <w:rsid w:val="000034FA"/>
    <w:rsid w:val="00004494"/>
    <w:rsid w:val="00004FA8"/>
    <w:rsid w:val="0000526B"/>
    <w:rsid w:val="000053CA"/>
    <w:rsid w:val="0000577F"/>
    <w:rsid w:val="00005F11"/>
    <w:rsid w:val="00006069"/>
    <w:rsid w:val="000061C1"/>
    <w:rsid w:val="00006B63"/>
    <w:rsid w:val="0000733C"/>
    <w:rsid w:val="00007426"/>
    <w:rsid w:val="00007B15"/>
    <w:rsid w:val="00007EF0"/>
    <w:rsid w:val="0001017B"/>
    <w:rsid w:val="000103F3"/>
    <w:rsid w:val="00010449"/>
    <w:rsid w:val="000104F6"/>
    <w:rsid w:val="0001055B"/>
    <w:rsid w:val="00010699"/>
    <w:rsid w:val="00010842"/>
    <w:rsid w:val="00010E34"/>
    <w:rsid w:val="00010FE5"/>
    <w:rsid w:val="0001101C"/>
    <w:rsid w:val="00011762"/>
    <w:rsid w:val="000118C7"/>
    <w:rsid w:val="000128C2"/>
    <w:rsid w:val="00013160"/>
    <w:rsid w:val="00013E79"/>
    <w:rsid w:val="000140A5"/>
    <w:rsid w:val="000153DF"/>
    <w:rsid w:val="000155FB"/>
    <w:rsid w:val="000157A6"/>
    <w:rsid w:val="00015FB9"/>
    <w:rsid w:val="00016059"/>
    <w:rsid w:val="00016137"/>
    <w:rsid w:val="00016A1E"/>
    <w:rsid w:val="00016A37"/>
    <w:rsid w:val="00016C82"/>
    <w:rsid w:val="00016D59"/>
    <w:rsid w:val="00017415"/>
    <w:rsid w:val="000174BF"/>
    <w:rsid w:val="000201E8"/>
    <w:rsid w:val="00020231"/>
    <w:rsid w:val="00020A46"/>
    <w:rsid w:val="00020D46"/>
    <w:rsid w:val="000211A1"/>
    <w:rsid w:val="00021895"/>
    <w:rsid w:val="000218EF"/>
    <w:rsid w:val="00021A29"/>
    <w:rsid w:val="00021A57"/>
    <w:rsid w:val="00021C62"/>
    <w:rsid w:val="0002202F"/>
    <w:rsid w:val="00022038"/>
    <w:rsid w:val="0002278A"/>
    <w:rsid w:val="00023025"/>
    <w:rsid w:val="000231C8"/>
    <w:rsid w:val="00023242"/>
    <w:rsid w:val="000235B9"/>
    <w:rsid w:val="000238DC"/>
    <w:rsid w:val="000239E4"/>
    <w:rsid w:val="00023EE2"/>
    <w:rsid w:val="0002438B"/>
    <w:rsid w:val="00024A28"/>
    <w:rsid w:val="00024D76"/>
    <w:rsid w:val="00024E45"/>
    <w:rsid w:val="00025DBC"/>
    <w:rsid w:val="00025F19"/>
    <w:rsid w:val="00026C08"/>
    <w:rsid w:val="00026EB6"/>
    <w:rsid w:val="00027188"/>
    <w:rsid w:val="000271CB"/>
    <w:rsid w:val="00027286"/>
    <w:rsid w:val="00027703"/>
    <w:rsid w:val="00027CB4"/>
    <w:rsid w:val="00027DAB"/>
    <w:rsid w:val="00027F30"/>
    <w:rsid w:val="0003025D"/>
    <w:rsid w:val="00030304"/>
    <w:rsid w:val="00030630"/>
    <w:rsid w:val="00030794"/>
    <w:rsid w:val="00031016"/>
    <w:rsid w:val="00031117"/>
    <w:rsid w:val="000314FD"/>
    <w:rsid w:val="00031648"/>
    <w:rsid w:val="00031A7E"/>
    <w:rsid w:val="00032040"/>
    <w:rsid w:val="000328FA"/>
    <w:rsid w:val="00032B9E"/>
    <w:rsid w:val="00032C0A"/>
    <w:rsid w:val="00032E73"/>
    <w:rsid w:val="00033185"/>
    <w:rsid w:val="0003347B"/>
    <w:rsid w:val="000336FA"/>
    <w:rsid w:val="00033DBC"/>
    <w:rsid w:val="0003436C"/>
    <w:rsid w:val="00034606"/>
    <w:rsid w:val="0003489F"/>
    <w:rsid w:val="000353EC"/>
    <w:rsid w:val="00035651"/>
    <w:rsid w:val="00035903"/>
    <w:rsid w:val="00035CD2"/>
    <w:rsid w:val="00036060"/>
    <w:rsid w:val="00036197"/>
    <w:rsid w:val="0003674D"/>
    <w:rsid w:val="00036A33"/>
    <w:rsid w:val="00036EC8"/>
    <w:rsid w:val="0003763E"/>
    <w:rsid w:val="000379A7"/>
    <w:rsid w:val="00037C9D"/>
    <w:rsid w:val="00040101"/>
    <w:rsid w:val="000401F3"/>
    <w:rsid w:val="000402A9"/>
    <w:rsid w:val="000404C6"/>
    <w:rsid w:val="000406B2"/>
    <w:rsid w:val="00040836"/>
    <w:rsid w:val="000408EB"/>
    <w:rsid w:val="000409FD"/>
    <w:rsid w:val="00040FDA"/>
    <w:rsid w:val="000414B0"/>
    <w:rsid w:val="000417BB"/>
    <w:rsid w:val="00041B61"/>
    <w:rsid w:val="00042CAB"/>
    <w:rsid w:val="00042DED"/>
    <w:rsid w:val="00043060"/>
    <w:rsid w:val="00043350"/>
    <w:rsid w:val="00043CF1"/>
    <w:rsid w:val="00044145"/>
    <w:rsid w:val="00044819"/>
    <w:rsid w:val="00044BA0"/>
    <w:rsid w:val="00045669"/>
    <w:rsid w:val="0004585D"/>
    <w:rsid w:val="00045B55"/>
    <w:rsid w:val="00046058"/>
    <w:rsid w:val="00046069"/>
    <w:rsid w:val="00047617"/>
    <w:rsid w:val="0004771D"/>
    <w:rsid w:val="0005006E"/>
    <w:rsid w:val="00050716"/>
    <w:rsid w:val="000508A3"/>
    <w:rsid w:val="00050930"/>
    <w:rsid w:val="00050935"/>
    <w:rsid w:val="00050C40"/>
    <w:rsid w:val="00050E69"/>
    <w:rsid w:val="00051D1C"/>
    <w:rsid w:val="00051F57"/>
    <w:rsid w:val="00051FCA"/>
    <w:rsid w:val="000522D7"/>
    <w:rsid w:val="000525D1"/>
    <w:rsid w:val="00052711"/>
    <w:rsid w:val="000527DF"/>
    <w:rsid w:val="000533FB"/>
    <w:rsid w:val="00053431"/>
    <w:rsid w:val="000536DD"/>
    <w:rsid w:val="00053725"/>
    <w:rsid w:val="00053A98"/>
    <w:rsid w:val="00053BE4"/>
    <w:rsid w:val="00053E51"/>
    <w:rsid w:val="000544F5"/>
    <w:rsid w:val="00054C16"/>
    <w:rsid w:val="00054C32"/>
    <w:rsid w:val="00054C4A"/>
    <w:rsid w:val="00054FE6"/>
    <w:rsid w:val="00055233"/>
    <w:rsid w:val="00055704"/>
    <w:rsid w:val="00055A15"/>
    <w:rsid w:val="00055A5B"/>
    <w:rsid w:val="00055B32"/>
    <w:rsid w:val="0005612F"/>
    <w:rsid w:val="00056266"/>
    <w:rsid w:val="0005634F"/>
    <w:rsid w:val="00056373"/>
    <w:rsid w:val="0005637C"/>
    <w:rsid w:val="00056849"/>
    <w:rsid w:val="00056860"/>
    <w:rsid w:val="00056C8D"/>
    <w:rsid w:val="00056E2C"/>
    <w:rsid w:val="00056F31"/>
    <w:rsid w:val="00056FBF"/>
    <w:rsid w:val="00056FDA"/>
    <w:rsid w:val="00057919"/>
    <w:rsid w:val="00057DB1"/>
    <w:rsid w:val="000600D9"/>
    <w:rsid w:val="000605F7"/>
    <w:rsid w:val="0006062C"/>
    <w:rsid w:val="000609B5"/>
    <w:rsid w:val="00060F83"/>
    <w:rsid w:val="0006134A"/>
    <w:rsid w:val="00061769"/>
    <w:rsid w:val="0006197A"/>
    <w:rsid w:val="00062321"/>
    <w:rsid w:val="000624E4"/>
    <w:rsid w:val="00062544"/>
    <w:rsid w:val="00062603"/>
    <w:rsid w:val="00063030"/>
    <w:rsid w:val="00063266"/>
    <w:rsid w:val="0006352A"/>
    <w:rsid w:val="000635CF"/>
    <w:rsid w:val="00063681"/>
    <w:rsid w:val="00063716"/>
    <w:rsid w:val="0006396D"/>
    <w:rsid w:val="00064839"/>
    <w:rsid w:val="00064842"/>
    <w:rsid w:val="000650C9"/>
    <w:rsid w:val="00065124"/>
    <w:rsid w:val="00065159"/>
    <w:rsid w:val="00065292"/>
    <w:rsid w:val="00065B05"/>
    <w:rsid w:val="00065B31"/>
    <w:rsid w:val="00065ECD"/>
    <w:rsid w:val="000660CB"/>
    <w:rsid w:val="00066100"/>
    <w:rsid w:val="000665CE"/>
    <w:rsid w:val="000665F1"/>
    <w:rsid w:val="00066B29"/>
    <w:rsid w:val="00066DE8"/>
    <w:rsid w:val="00066F68"/>
    <w:rsid w:val="00067776"/>
    <w:rsid w:val="00067BB5"/>
    <w:rsid w:val="00067F14"/>
    <w:rsid w:val="000700C8"/>
    <w:rsid w:val="00070140"/>
    <w:rsid w:val="0007024F"/>
    <w:rsid w:val="00071773"/>
    <w:rsid w:val="000717E5"/>
    <w:rsid w:val="00071DCB"/>
    <w:rsid w:val="00071F33"/>
    <w:rsid w:val="00072184"/>
    <w:rsid w:val="00072310"/>
    <w:rsid w:val="00072A47"/>
    <w:rsid w:val="000736F5"/>
    <w:rsid w:val="00073922"/>
    <w:rsid w:val="00073C6A"/>
    <w:rsid w:val="00073C7A"/>
    <w:rsid w:val="00073E25"/>
    <w:rsid w:val="00074027"/>
    <w:rsid w:val="0007409E"/>
    <w:rsid w:val="000740E0"/>
    <w:rsid w:val="0007413E"/>
    <w:rsid w:val="000743D1"/>
    <w:rsid w:val="00074546"/>
    <w:rsid w:val="0007482C"/>
    <w:rsid w:val="000749F7"/>
    <w:rsid w:val="00075141"/>
    <w:rsid w:val="0007560C"/>
    <w:rsid w:val="000758B8"/>
    <w:rsid w:val="00075B9B"/>
    <w:rsid w:val="00075CC7"/>
    <w:rsid w:val="000763FB"/>
    <w:rsid w:val="00076775"/>
    <w:rsid w:val="00076F60"/>
    <w:rsid w:val="00077202"/>
    <w:rsid w:val="00080D28"/>
    <w:rsid w:val="00080EC1"/>
    <w:rsid w:val="000812E5"/>
    <w:rsid w:val="000812FA"/>
    <w:rsid w:val="00081310"/>
    <w:rsid w:val="000814F9"/>
    <w:rsid w:val="0008155B"/>
    <w:rsid w:val="00081611"/>
    <w:rsid w:val="0008170C"/>
    <w:rsid w:val="0008186A"/>
    <w:rsid w:val="000819C0"/>
    <w:rsid w:val="000819DA"/>
    <w:rsid w:val="00081F50"/>
    <w:rsid w:val="000825C4"/>
    <w:rsid w:val="00082E74"/>
    <w:rsid w:val="00082F0F"/>
    <w:rsid w:val="000833A9"/>
    <w:rsid w:val="0008347B"/>
    <w:rsid w:val="000838F4"/>
    <w:rsid w:val="00083EB0"/>
    <w:rsid w:val="0008419C"/>
    <w:rsid w:val="000842BB"/>
    <w:rsid w:val="0008438A"/>
    <w:rsid w:val="000847ED"/>
    <w:rsid w:val="0008486D"/>
    <w:rsid w:val="000848D8"/>
    <w:rsid w:val="00084917"/>
    <w:rsid w:val="0008499C"/>
    <w:rsid w:val="00084B86"/>
    <w:rsid w:val="00084E17"/>
    <w:rsid w:val="00085306"/>
    <w:rsid w:val="00085856"/>
    <w:rsid w:val="00085DBB"/>
    <w:rsid w:val="00085F4B"/>
    <w:rsid w:val="00086006"/>
    <w:rsid w:val="00086074"/>
    <w:rsid w:val="00086095"/>
    <w:rsid w:val="00086AF9"/>
    <w:rsid w:val="00086BC1"/>
    <w:rsid w:val="00087233"/>
    <w:rsid w:val="00087373"/>
    <w:rsid w:val="000873B3"/>
    <w:rsid w:val="00087424"/>
    <w:rsid w:val="00087727"/>
    <w:rsid w:val="00087ABD"/>
    <w:rsid w:val="00087BA4"/>
    <w:rsid w:val="00087C2C"/>
    <w:rsid w:val="00090240"/>
    <w:rsid w:val="00090344"/>
    <w:rsid w:val="000903C5"/>
    <w:rsid w:val="0009048A"/>
    <w:rsid w:val="000907AC"/>
    <w:rsid w:val="00090B57"/>
    <w:rsid w:val="00090F1A"/>
    <w:rsid w:val="0009152A"/>
    <w:rsid w:val="00091687"/>
    <w:rsid w:val="000919F5"/>
    <w:rsid w:val="00091A30"/>
    <w:rsid w:val="00091EFC"/>
    <w:rsid w:val="000920AA"/>
    <w:rsid w:val="000924CD"/>
    <w:rsid w:val="00092D79"/>
    <w:rsid w:val="00093972"/>
    <w:rsid w:val="000944F0"/>
    <w:rsid w:val="00095136"/>
    <w:rsid w:val="00095361"/>
    <w:rsid w:val="00095471"/>
    <w:rsid w:val="000954DF"/>
    <w:rsid w:val="000955AE"/>
    <w:rsid w:val="0009574E"/>
    <w:rsid w:val="00095A3E"/>
    <w:rsid w:val="00095A88"/>
    <w:rsid w:val="000964A3"/>
    <w:rsid w:val="0009688D"/>
    <w:rsid w:val="00096AF8"/>
    <w:rsid w:val="00096B28"/>
    <w:rsid w:val="00096CD4"/>
    <w:rsid w:val="00096F2D"/>
    <w:rsid w:val="00097142"/>
    <w:rsid w:val="000971AD"/>
    <w:rsid w:val="000971DE"/>
    <w:rsid w:val="000977F3"/>
    <w:rsid w:val="000978D4"/>
    <w:rsid w:val="000A0022"/>
    <w:rsid w:val="000A0B11"/>
    <w:rsid w:val="000A0C5F"/>
    <w:rsid w:val="000A0E1F"/>
    <w:rsid w:val="000A1499"/>
    <w:rsid w:val="000A165A"/>
    <w:rsid w:val="000A1A33"/>
    <w:rsid w:val="000A1BEC"/>
    <w:rsid w:val="000A1C08"/>
    <w:rsid w:val="000A209F"/>
    <w:rsid w:val="000A234B"/>
    <w:rsid w:val="000A2821"/>
    <w:rsid w:val="000A2AE7"/>
    <w:rsid w:val="000A35D9"/>
    <w:rsid w:val="000A3BF7"/>
    <w:rsid w:val="000A3DCF"/>
    <w:rsid w:val="000A3E97"/>
    <w:rsid w:val="000A44C0"/>
    <w:rsid w:val="000A44E7"/>
    <w:rsid w:val="000A4BF0"/>
    <w:rsid w:val="000A52B8"/>
    <w:rsid w:val="000A591F"/>
    <w:rsid w:val="000A6407"/>
    <w:rsid w:val="000A67BE"/>
    <w:rsid w:val="000A691A"/>
    <w:rsid w:val="000A7732"/>
    <w:rsid w:val="000A7BB6"/>
    <w:rsid w:val="000B05E9"/>
    <w:rsid w:val="000B0C7C"/>
    <w:rsid w:val="000B19E0"/>
    <w:rsid w:val="000B1BC2"/>
    <w:rsid w:val="000B24A4"/>
    <w:rsid w:val="000B2506"/>
    <w:rsid w:val="000B2796"/>
    <w:rsid w:val="000B286B"/>
    <w:rsid w:val="000B292D"/>
    <w:rsid w:val="000B29B4"/>
    <w:rsid w:val="000B2B77"/>
    <w:rsid w:val="000B2EAE"/>
    <w:rsid w:val="000B32D9"/>
    <w:rsid w:val="000B39B6"/>
    <w:rsid w:val="000B4036"/>
    <w:rsid w:val="000B416F"/>
    <w:rsid w:val="000B4785"/>
    <w:rsid w:val="000B4825"/>
    <w:rsid w:val="000B4CFF"/>
    <w:rsid w:val="000B5621"/>
    <w:rsid w:val="000B57BF"/>
    <w:rsid w:val="000B585A"/>
    <w:rsid w:val="000B5C06"/>
    <w:rsid w:val="000B5E3F"/>
    <w:rsid w:val="000B5EE9"/>
    <w:rsid w:val="000B61C4"/>
    <w:rsid w:val="000B63F6"/>
    <w:rsid w:val="000B6586"/>
    <w:rsid w:val="000B668C"/>
    <w:rsid w:val="000B683D"/>
    <w:rsid w:val="000B6941"/>
    <w:rsid w:val="000B6C50"/>
    <w:rsid w:val="000B6F17"/>
    <w:rsid w:val="000B747F"/>
    <w:rsid w:val="000C11D6"/>
    <w:rsid w:val="000C1E15"/>
    <w:rsid w:val="000C2268"/>
    <w:rsid w:val="000C25D2"/>
    <w:rsid w:val="000C2937"/>
    <w:rsid w:val="000C2AAF"/>
    <w:rsid w:val="000C2BB6"/>
    <w:rsid w:val="000C2F89"/>
    <w:rsid w:val="000C3B0A"/>
    <w:rsid w:val="000C3EAF"/>
    <w:rsid w:val="000C3F94"/>
    <w:rsid w:val="000C4512"/>
    <w:rsid w:val="000C4665"/>
    <w:rsid w:val="000C4BD5"/>
    <w:rsid w:val="000C4C1F"/>
    <w:rsid w:val="000C5567"/>
    <w:rsid w:val="000C5829"/>
    <w:rsid w:val="000C5A0F"/>
    <w:rsid w:val="000C5D9B"/>
    <w:rsid w:val="000C5E10"/>
    <w:rsid w:val="000C6203"/>
    <w:rsid w:val="000C65E5"/>
    <w:rsid w:val="000C66F7"/>
    <w:rsid w:val="000C7033"/>
    <w:rsid w:val="000C70D5"/>
    <w:rsid w:val="000C7961"/>
    <w:rsid w:val="000C7F27"/>
    <w:rsid w:val="000D00B2"/>
    <w:rsid w:val="000D072E"/>
    <w:rsid w:val="000D0758"/>
    <w:rsid w:val="000D0A77"/>
    <w:rsid w:val="000D0F2D"/>
    <w:rsid w:val="000D1169"/>
    <w:rsid w:val="000D1E08"/>
    <w:rsid w:val="000D1EB3"/>
    <w:rsid w:val="000D2061"/>
    <w:rsid w:val="000D2695"/>
    <w:rsid w:val="000D2838"/>
    <w:rsid w:val="000D2C43"/>
    <w:rsid w:val="000D3562"/>
    <w:rsid w:val="000D3B4C"/>
    <w:rsid w:val="000D45A3"/>
    <w:rsid w:val="000D4640"/>
    <w:rsid w:val="000D485C"/>
    <w:rsid w:val="000D4C87"/>
    <w:rsid w:val="000D4FC3"/>
    <w:rsid w:val="000D5467"/>
    <w:rsid w:val="000D581C"/>
    <w:rsid w:val="000D638B"/>
    <w:rsid w:val="000D670A"/>
    <w:rsid w:val="000D6B1F"/>
    <w:rsid w:val="000D6F2F"/>
    <w:rsid w:val="000D718B"/>
    <w:rsid w:val="000D71BE"/>
    <w:rsid w:val="000D7280"/>
    <w:rsid w:val="000D7618"/>
    <w:rsid w:val="000D76CB"/>
    <w:rsid w:val="000D7A69"/>
    <w:rsid w:val="000D7F74"/>
    <w:rsid w:val="000E0684"/>
    <w:rsid w:val="000E08FD"/>
    <w:rsid w:val="000E0EBC"/>
    <w:rsid w:val="000E11D7"/>
    <w:rsid w:val="000E1835"/>
    <w:rsid w:val="000E1A04"/>
    <w:rsid w:val="000E221B"/>
    <w:rsid w:val="000E27C8"/>
    <w:rsid w:val="000E3710"/>
    <w:rsid w:val="000E3950"/>
    <w:rsid w:val="000E3962"/>
    <w:rsid w:val="000E398B"/>
    <w:rsid w:val="000E3B0E"/>
    <w:rsid w:val="000E3C65"/>
    <w:rsid w:val="000E4060"/>
    <w:rsid w:val="000E43BB"/>
    <w:rsid w:val="000E4547"/>
    <w:rsid w:val="000E49F2"/>
    <w:rsid w:val="000E4D92"/>
    <w:rsid w:val="000E4FD3"/>
    <w:rsid w:val="000E5065"/>
    <w:rsid w:val="000E5B14"/>
    <w:rsid w:val="000E62B3"/>
    <w:rsid w:val="000E6730"/>
    <w:rsid w:val="000E696D"/>
    <w:rsid w:val="000E6BBB"/>
    <w:rsid w:val="000E707B"/>
    <w:rsid w:val="000E7132"/>
    <w:rsid w:val="000E714D"/>
    <w:rsid w:val="000E789D"/>
    <w:rsid w:val="000E7987"/>
    <w:rsid w:val="000E7B50"/>
    <w:rsid w:val="000E7CDB"/>
    <w:rsid w:val="000E7D38"/>
    <w:rsid w:val="000E7D5F"/>
    <w:rsid w:val="000F001D"/>
    <w:rsid w:val="000F00ED"/>
    <w:rsid w:val="000F0219"/>
    <w:rsid w:val="000F07BC"/>
    <w:rsid w:val="000F089E"/>
    <w:rsid w:val="000F0941"/>
    <w:rsid w:val="000F0A45"/>
    <w:rsid w:val="000F1276"/>
    <w:rsid w:val="000F19CC"/>
    <w:rsid w:val="000F1D9B"/>
    <w:rsid w:val="000F1F28"/>
    <w:rsid w:val="000F240D"/>
    <w:rsid w:val="000F2808"/>
    <w:rsid w:val="000F286E"/>
    <w:rsid w:val="000F2C6B"/>
    <w:rsid w:val="000F30F6"/>
    <w:rsid w:val="000F34BB"/>
    <w:rsid w:val="000F3B3B"/>
    <w:rsid w:val="000F40AC"/>
    <w:rsid w:val="000F43DD"/>
    <w:rsid w:val="000F44EB"/>
    <w:rsid w:val="000F47A5"/>
    <w:rsid w:val="000F4ADD"/>
    <w:rsid w:val="000F4CF0"/>
    <w:rsid w:val="000F4F01"/>
    <w:rsid w:val="000F5011"/>
    <w:rsid w:val="000F598C"/>
    <w:rsid w:val="000F5B4F"/>
    <w:rsid w:val="000F5B73"/>
    <w:rsid w:val="000F61D9"/>
    <w:rsid w:val="000F636B"/>
    <w:rsid w:val="000F63DE"/>
    <w:rsid w:val="000F6EA2"/>
    <w:rsid w:val="000F6EA7"/>
    <w:rsid w:val="000F70E4"/>
    <w:rsid w:val="000F72CE"/>
    <w:rsid w:val="000F738E"/>
    <w:rsid w:val="000F7F0B"/>
    <w:rsid w:val="0010067D"/>
    <w:rsid w:val="001009AD"/>
    <w:rsid w:val="001009C5"/>
    <w:rsid w:val="00100B14"/>
    <w:rsid w:val="001017A6"/>
    <w:rsid w:val="00101984"/>
    <w:rsid w:val="001019F1"/>
    <w:rsid w:val="0010201B"/>
    <w:rsid w:val="00102040"/>
    <w:rsid w:val="001021D3"/>
    <w:rsid w:val="00102A1A"/>
    <w:rsid w:val="00102B05"/>
    <w:rsid w:val="00102B67"/>
    <w:rsid w:val="00102BF3"/>
    <w:rsid w:val="00103232"/>
    <w:rsid w:val="001034F1"/>
    <w:rsid w:val="001035D0"/>
    <w:rsid w:val="00103B09"/>
    <w:rsid w:val="00103C53"/>
    <w:rsid w:val="00103C91"/>
    <w:rsid w:val="00103DCA"/>
    <w:rsid w:val="001043CE"/>
    <w:rsid w:val="00104AD0"/>
    <w:rsid w:val="00104FFA"/>
    <w:rsid w:val="0010501E"/>
    <w:rsid w:val="00105546"/>
    <w:rsid w:val="00105B0B"/>
    <w:rsid w:val="00105C41"/>
    <w:rsid w:val="00105DA7"/>
    <w:rsid w:val="001068CE"/>
    <w:rsid w:val="00106B2E"/>
    <w:rsid w:val="00106BB6"/>
    <w:rsid w:val="00106E89"/>
    <w:rsid w:val="001072F7"/>
    <w:rsid w:val="00107440"/>
    <w:rsid w:val="001075D6"/>
    <w:rsid w:val="001075DF"/>
    <w:rsid w:val="00107AF9"/>
    <w:rsid w:val="00107D09"/>
    <w:rsid w:val="00107D0B"/>
    <w:rsid w:val="00107FAD"/>
    <w:rsid w:val="00110038"/>
    <w:rsid w:val="001103A1"/>
    <w:rsid w:val="0011051E"/>
    <w:rsid w:val="001106CE"/>
    <w:rsid w:val="001107D3"/>
    <w:rsid w:val="00110823"/>
    <w:rsid w:val="00110872"/>
    <w:rsid w:val="00110D78"/>
    <w:rsid w:val="00110F21"/>
    <w:rsid w:val="00111047"/>
    <w:rsid w:val="0011135B"/>
    <w:rsid w:val="00111743"/>
    <w:rsid w:val="0011182D"/>
    <w:rsid w:val="00111D52"/>
    <w:rsid w:val="001122C2"/>
    <w:rsid w:val="0011232D"/>
    <w:rsid w:val="00112D2F"/>
    <w:rsid w:val="00112E57"/>
    <w:rsid w:val="00112EDC"/>
    <w:rsid w:val="001131E0"/>
    <w:rsid w:val="001132FC"/>
    <w:rsid w:val="00113413"/>
    <w:rsid w:val="001135A9"/>
    <w:rsid w:val="0011409A"/>
    <w:rsid w:val="0011445E"/>
    <w:rsid w:val="001147A0"/>
    <w:rsid w:val="00114DFA"/>
    <w:rsid w:val="00115243"/>
    <w:rsid w:val="00116974"/>
    <w:rsid w:val="001169E8"/>
    <w:rsid w:val="00116B23"/>
    <w:rsid w:val="00117251"/>
    <w:rsid w:val="00117E6E"/>
    <w:rsid w:val="0012036E"/>
    <w:rsid w:val="001206E7"/>
    <w:rsid w:val="0012078B"/>
    <w:rsid w:val="00120AA3"/>
    <w:rsid w:val="00120ABC"/>
    <w:rsid w:val="00120E23"/>
    <w:rsid w:val="00120E61"/>
    <w:rsid w:val="00121868"/>
    <w:rsid w:val="00121B25"/>
    <w:rsid w:val="00122062"/>
    <w:rsid w:val="001222C9"/>
    <w:rsid w:val="00122ABE"/>
    <w:rsid w:val="00122CEB"/>
    <w:rsid w:val="00122ED4"/>
    <w:rsid w:val="00122F5D"/>
    <w:rsid w:val="00122FB4"/>
    <w:rsid w:val="0012322F"/>
    <w:rsid w:val="00123B99"/>
    <w:rsid w:val="00123C65"/>
    <w:rsid w:val="00123C6C"/>
    <w:rsid w:val="00123EAE"/>
    <w:rsid w:val="0012424E"/>
    <w:rsid w:val="00124643"/>
    <w:rsid w:val="00124A6C"/>
    <w:rsid w:val="00124CDD"/>
    <w:rsid w:val="0012520B"/>
    <w:rsid w:val="00125218"/>
    <w:rsid w:val="0012556C"/>
    <w:rsid w:val="001263B1"/>
    <w:rsid w:val="00126A6E"/>
    <w:rsid w:val="00126A85"/>
    <w:rsid w:val="00126E8E"/>
    <w:rsid w:val="00126E94"/>
    <w:rsid w:val="00126F22"/>
    <w:rsid w:val="00127240"/>
    <w:rsid w:val="0012777E"/>
    <w:rsid w:val="001277B1"/>
    <w:rsid w:val="00127808"/>
    <w:rsid w:val="0012787F"/>
    <w:rsid w:val="00127E60"/>
    <w:rsid w:val="00130029"/>
    <w:rsid w:val="0013026F"/>
    <w:rsid w:val="00130304"/>
    <w:rsid w:val="00130403"/>
    <w:rsid w:val="001305B1"/>
    <w:rsid w:val="00130BCD"/>
    <w:rsid w:val="00130ED1"/>
    <w:rsid w:val="00131152"/>
    <w:rsid w:val="00131C50"/>
    <w:rsid w:val="001320D7"/>
    <w:rsid w:val="001320D8"/>
    <w:rsid w:val="001324A2"/>
    <w:rsid w:val="00132693"/>
    <w:rsid w:val="00132D98"/>
    <w:rsid w:val="00132FE3"/>
    <w:rsid w:val="00133107"/>
    <w:rsid w:val="0013324F"/>
    <w:rsid w:val="00133331"/>
    <w:rsid w:val="00133369"/>
    <w:rsid w:val="00133B28"/>
    <w:rsid w:val="00134225"/>
    <w:rsid w:val="00134253"/>
    <w:rsid w:val="001345B3"/>
    <w:rsid w:val="0013485A"/>
    <w:rsid w:val="0013490F"/>
    <w:rsid w:val="001349EA"/>
    <w:rsid w:val="00134A22"/>
    <w:rsid w:val="00134A34"/>
    <w:rsid w:val="0013533F"/>
    <w:rsid w:val="00135403"/>
    <w:rsid w:val="001357E9"/>
    <w:rsid w:val="00135C97"/>
    <w:rsid w:val="00135CE1"/>
    <w:rsid w:val="00135EA1"/>
    <w:rsid w:val="0013652E"/>
    <w:rsid w:val="00136774"/>
    <w:rsid w:val="00136797"/>
    <w:rsid w:val="0013699D"/>
    <w:rsid w:val="00136D47"/>
    <w:rsid w:val="00136F01"/>
    <w:rsid w:val="0013714D"/>
    <w:rsid w:val="0013736B"/>
    <w:rsid w:val="0013742A"/>
    <w:rsid w:val="00137862"/>
    <w:rsid w:val="001405AE"/>
    <w:rsid w:val="00140ED9"/>
    <w:rsid w:val="00140F7F"/>
    <w:rsid w:val="00141310"/>
    <w:rsid w:val="0014178B"/>
    <w:rsid w:val="001419E3"/>
    <w:rsid w:val="001427B5"/>
    <w:rsid w:val="00142E9F"/>
    <w:rsid w:val="00143395"/>
    <w:rsid w:val="00143D07"/>
    <w:rsid w:val="001440C7"/>
    <w:rsid w:val="0014423B"/>
    <w:rsid w:val="001444F4"/>
    <w:rsid w:val="00144540"/>
    <w:rsid w:val="00144913"/>
    <w:rsid w:val="00144CB3"/>
    <w:rsid w:val="00144DE9"/>
    <w:rsid w:val="00144F71"/>
    <w:rsid w:val="001454E1"/>
    <w:rsid w:val="0014560A"/>
    <w:rsid w:val="001457D1"/>
    <w:rsid w:val="00145A93"/>
    <w:rsid w:val="00145ACA"/>
    <w:rsid w:val="00145ACE"/>
    <w:rsid w:val="00145DBD"/>
    <w:rsid w:val="00145E8B"/>
    <w:rsid w:val="001462DB"/>
    <w:rsid w:val="00146327"/>
    <w:rsid w:val="00146ECA"/>
    <w:rsid w:val="00147AF2"/>
    <w:rsid w:val="00147BDA"/>
    <w:rsid w:val="00147C22"/>
    <w:rsid w:val="00147FDF"/>
    <w:rsid w:val="00150031"/>
    <w:rsid w:val="001502BB"/>
    <w:rsid w:val="00150875"/>
    <w:rsid w:val="001509C9"/>
    <w:rsid w:val="0015126B"/>
    <w:rsid w:val="0015158D"/>
    <w:rsid w:val="0015175C"/>
    <w:rsid w:val="00151904"/>
    <w:rsid w:val="00151AC8"/>
    <w:rsid w:val="00152035"/>
    <w:rsid w:val="0015214A"/>
    <w:rsid w:val="001521C2"/>
    <w:rsid w:val="001523DD"/>
    <w:rsid w:val="001524A5"/>
    <w:rsid w:val="00152903"/>
    <w:rsid w:val="00153036"/>
    <w:rsid w:val="00153792"/>
    <w:rsid w:val="0015435C"/>
    <w:rsid w:val="0015472A"/>
    <w:rsid w:val="00154772"/>
    <w:rsid w:val="001548AD"/>
    <w:rsid w:val="00154FA2"/>
    <w:rsid w:val="00155148"/>
    <w:rsid w:val="00155403"/>
    <w:rsid w:val="0015552D"/>
    <w:rsid w:val="00156245"/>
    <w:rsid w:val="00156A24"/>
    <w:rsid w:val="00156B5D"/>
    <w:rsid w:val="00156C6B"/>
    <w:rsid w:val="00156D3C"/>
    <w:rsid w:val="00157047"/>
    <w:rsid w:val="00157177"/>
    <w:rsid w:val="00157EE1"/>
    <w:rsid w:val="00157FF5"/>
    <w:rsid w:val="00160752"/>
    <w:rsid w:val="00160A46"/>
    <w:rsid w:val="00161199"/>
    <w:rsid w:val="001613E8"/>
    <w:rsid w:val="00161A2D"/>
    <w:rsid w:val="00161C5A"/>
    <w:rsid w:val="00161E5B"/>
    <w:rsid w:val="00162007"/>
    <w:rsid w:val="00162323"/>
    <w:rsid w:val="00162A63"/>
    <w:rsid w:val="00162BC4"/>
    <w:rsid w:val="00163428"/>
    <w:rsid w:val="00163670"/>
    <w:rsid w:val="00163751"/>
    <w:rsid w:val="00163B91"/>
    <w:rsid w:val="00163E84"/>
    <w:rsid w:val="00163FF7"/>
    <w:rsid w:val="00164098"/>
    <w:rsid w:val="00164214"/>
    <w:rsid w:val="00164741"/>
    <w:rsid w:val="00165138"/>
    <w:rsid w:val="00165444"/>
    <w:rsid w:val="00165C3D"/>
    <w:rsid w:val="00165D43"/>
    <w:rsid w:val="00165F06"/>
    <w:rsid w:val="001663ED"/>
    <w:rsid w:val="001666B2"/>
    <w:rsid w:val="001666FD"/>
    <w:rsid w:val="0016670C"/>
    <w:rsid w:val="00166824"/>
    <w:rsid w:val="00166A56"/>
    <w:rsid w:val="0016749E"/>
    <w:rsid w:val="0016767E"/>
    <w:rsid w:val="00167739"/>
    <w:rsid w:val="00167BF2"/>
    <w:rsid w:val="00170864"/>
    <w:rsid w:val="00170B63"/>
    <w:rsid w:val="00170DF4"/>
    <w:rsid w:val="0017107A"/>
    <w:rsid w:val="001711B6"/>
    <w:rsid w:val="001711FC"/>
    <w:rsid w:val="001714A6"/>
    <w:rsid w:val="00171C64"/>
    <w:rsid w:val="00171FB3"/>
    <w:rsid w:val="0017204E"/>
    <w:rsid w:val="001721CF"/>
    <w:rsid w:val="001724BD"/>
    <w:rsid w:val="00172A15"/>
    <w:rsid w:val="00172B1D"/>
    <w:rsid w:val="001733D7"/>
    <w:rsid w:val="0017381E"/>
    <w:rsid w:val="00173B6B"/>
    <w:rsid w:val="00173D64"/>
    <w:rsid w:val="00173F79"/>
    <w:rsid w:val="00173FA8"/>
    <w:rsid w:val="001740B7"/>
    <w:rsid w:val="0017422C"/>
    <w:rsid w:val="001743F5"/>
    <w:rsid w:val="001751DD"/>
    <w:rsid w:val="00175E53"/>
    <w:rsid w:val="00176422"/>
    <w:rsid w:val="001769BA"/>
    <w:rsid w:val="001769F8"/>
    <w:rsid w:val="00176C61"/>
    <w:rsid w:val="00176EF2"/>
    <w:rsid w:val="00177574"/>
    <w:rsid w:val="001776AB"/>
    <w:rsid w:val="0017778F"/>
    <w:rsid w:val="00177E26"/>
    <w:rsid w:val="00177EC9"/>
    <w:rsid w:val="00177F33"/>
    <w:rsid w:val="001800A5"/>
    <w:rsid w:val="001810F6"/>
    <w:rsid w:val="001817FB"/>
    <w:rsid w:val="0018182A"/>
    <w:rsid w:val="00181A71"/>
    <w:rsid w:val="00181B03"/>
    <w:rsid w:val="00181F1B"/>
    <w:rsid w:val="00182369"/>
    <w:rsid w:val="001824C5"/>
    <w:rsid w:val="0018287A"/>
    <w:rsid w:val="00182925"/>
    <w:rsid w:val="00182982"/>
    <w:rsid w:val="00182F38"/>
    <w:rsid w:val="00183307"/>
    <w:rsid w:val="00183541"/>
    <w:rsid w:val="001835CA"/>
    <w:rsid w:val="00183C1A"/>
    <w:rsid w:val="00183D54"/>
    <w:rsid w:val="0018438A"/>
    <w:rsid w:val="00184954"/>
    <w:rsid w:val="00184CAB"/>
    <w:rsid w:val="00185126"/>
    <w:rsid w:val="00185230"/>
    <w:rsid w:val="0018568D"/>
    <w:rsid w:val="001858E3"/>
    <w:rsid w:val="00185FCB"/>
    <w:rsid w:val="00186344"/>
    <w:rsid w:val="001864AE"/>
    <w:rsid w:val="001867D7"/>
    <w:rsid w:val="001868C2"/>
    <w:rsid w:val="00186F81"/>
    <w:rsid w:val="00187098"/>
    <w:rsid w:val="001874D8"/>
    <w:rsid w:val="001875CC"/>
    <w:rsid w:val="00187F23"/>
    <w:rsid w:val="001901C6"/>
    <w:rsid w:val="001908EA"/>
    <w:rsid w:val="00190BBD"/>
    <w:rsid w:val="0019127D"/>
    <w:rsid w:val="001914A2"/>
    <w:rsid w:val="00191C78"/>
    <w:rsid w:val="00191D86"/>
    <w:rsid w:val="0019272A"/>
    <w:rsid w:val="001927CE"/>
    <w:rsid w:val="00192A04"/>
    <w:rsid w:val="00192E8B"/>
    <w:rsid w:val="001931DB"/>
    <w:rsid w:val="00193604"/>
    <w:rsid w:val="001937B8"/>
    <w:rsid w:val="00193AC7"/>
    <w:rsid w:val="00193ACE"/>
    <w:rsid w:val="0019452F"/>
    <w:rsid w:val="0019493D"/>
    <w:rsid w:val="001949E2"/>
    <w:rsid w:val="00194AD5"/>
    <w:rsid w:val="00194C12"/>
    <w:rsid w:val="00194DCF"/>
    <w:rsid w:val="0019519D"/>
    <w:rsid w:val="00195A8A"/>
    <w:rsid w:val="00195B5A"/>
    <w:rsid w:val="0019612E"/>
    <w:rsid w:val="001962FD"/>
    <w:rsid w:val="00196450"/>
    <w:rsid w:val="00196672"/>
    <w:rsid w:val="00196CB6"/>
    <w:rsid w:val="001975F9"/>
    <w:rsid w:val="00197BE5"/>
    <w:rsid w:val="00197C99"/>
    <w:rsid w:val="00197CEB"/>
    <w:rsid w:val="00197D65"/>
    <w:rsid w:val="001A08CD"/>
    <w:rsid w:val="001A099B"/>
    <w:rsid w:val="001A0FCA"/>
    <w:rsid w:val="001A1981"/>
    <w:rsid w:val="001A1C8D"/>
    <w:rsid w:val="001A1CDC"/>
    <w:rsid w:val="001A1FCC"/>
    <w:rsid w:val="001A213F"/>
    <w:rsid w:val="001A21C6"/>
    <w:rsid w:val="001A21ED"/>
    <w:rsid w:val="001A2466"/>
    <w:rsid w:val="001A2941"/>
    <w:rsid w:val="001A2B24"/>
    <w:rsid w:val="001A2C3F"/>
    <w:rsid w:val="001A2D41"/>
    <w:rsid w:val="001A32DE"/>
    <w:rsid w:val="001A3A7C"/>
    <w:rsid w:val="001A3B22"/>
    <w:rsid w:val="001A3D56"/>
    <w:rsid w:val="001A3E19"/>
    <w:rsid w:val="001A43A6"/>
    <w:rsid w:val="001A4444"/>
    <w:rsid w:val="001A4787"/>
    <w:rsid w:val="001A4BE7"/>
    <w:rsid w:val="001A4D96"/>
    <w:rsid w:val="001A4E18"/>
    <w:rsid w:val="001A5034"/>
    <w:rsid w:val="001A50A2"/>
    <w:rsid w:val="001A543F"/>
    <w:rsid w:val="001A5C27"/>
    <w:rsid w:val="001A5F27"/>
    <w:rsid w:val="001A5F46"/>
    <w:rsid w:val="001A682F"/>
    <w:rsid w:val="001A7133"/>
    <w:rsid w:val="001A764A"/>
    <w:rsid w:val="001B016E"/>
    <w:rsid w:val="001B055E"/>
    <w:rsid w:val="001B05B9"/>
    <w:rsid w:val="001B0DDD"/>
    <w:rsid w:val="001B138F"/>
    <w:rsid w:val="001B140F"/>
    <w:rsid w:val="001B1525"/>
    <w:rsid w:val="001B15ED"/>
    <w:rsid w:val="001B2063"/>
    <w:rsid w:val="001B26FF"/>
    <w:rsid w:val="001B2E23"/>
    <w:rsid w:val="001B3048"/>
    <w:rsid w:val="001B377A"/>
    <w:rsid w:val="001B37F9"/>
    <w:rsid w:val="001B3C93"/>
    <w:rsid w:val="001B3F29"/>
    <w:rsid w:val="001B49BE"/>
    <w:rsid w:val="001B526C"/>
    <w:rsid w:val="001B5B7F"/>
    <w:rsid w:val="001B5D72"/>
    <w:rsid w:val="001B6005"/>
    <w:rsid w:val="001B6523"/>
    <w:rsid w:val="001B6549"/>
    <w:rsid w:val="001B6A7D"/>
    <w:rsid w:val="001B6C51"/>
    <w:rsid w:val="001B6C8A"/>
    <w:rsid w:val="001B6F2D"/>
    <w:rsid w:val="001B79C1"/>
    <w:rsid w:val="001C02C7"/>
    <w:rsid w:val="001C02D6"/>
    <w:rsid w:val="001C0C4A"/>
    <w:rsid w:val="001C0E7A"/>
    <w:rsid w:val="001C1B9D"/>
    <w:rsid w:val="001C2C65"/>
    <w:rsid w:val="001C2FA6"/>
    <w:rsid w:val="001C30CA"/>
    <w:rsid w:val="001C313B"/>
    <w:rsid w:val="001C3258"/>
    <w:rsid w:val="001C3C81"/>
    <w:rsid w:val="001C4406"/>
    <w:rsid w:val="001C4CE8"/>
    <w:rsid w:val="001C4D1C"/>
    <w:rsid w:val="001C530F"/>
    <w:rsid w:val="001C559F"/>
    <w:rsid w:val="001C5884"/>
    <w:rsid w:val="001C611C"/>
    <w:rsid w:val="001C64EE"/>
    <w:rsid w:val="001C6BB5"/>
    <w:rsid w:val="001C7700"/>
    <w:rsid w:val="001C79AD"/>
    <w:rsid w:val="001C7AFB"/>
    <w:rsid w:val="001C7C8C"/>
    <w:rsid w:val="001D02D0"/>
    <w:rsid w:val="001D02F4"/>
    <w:rsid w:val="001D0FB9"/>
    <w:rsid w:val="001D104D"/>
    <w:rsid w:val="001D1EB1"/>
    <w:rsid w:val="001D2773"/>
    <w:rsid w:val="001D2C06"/>
    <w:rsid w:val="001D31CC"/>
    <w:rsid w:val="001D33D3"/>
    <w:rsid w:val="001D355B"/>
    <w:rsid w:val="001D3711"/>
    <w:rsid w:val="001D3870"/>
    <w:rsid w:val="001D44B6"/>
    <w:rsid w:val="001D494D"/>
    <w:rsid w:val="001D4B9F"/>
    <w:rsid w:val="001D587C"/>
    <w:rsid w:val="001D5981"/>
    <w:rsid w:val="001D5D5F"/>
    <w:rsid w:val="001D641E"/>
    <w:rsid w:val="001D64B2"/>
    <w:rsid w:val="001D6506"/>
    <w:rsid w:val="001D6530"/>
    <w:rsid w:val="001D6AE0"/>
    <w:rsid w:val="001D6C4E"/>
    <w:rsid w:val="001D6C8B"/>
    <w:rsid w:val="001D6FD2"/>
    <w:rsid w:val="001D7474"/>
    <w:rsid w:val="001D74B6"/>
    <w:rsid w:val="001D7E42"/>
    <w:rsid w:val="001E012B"/>
    <w:rsid w:val="001E0ADE"/>
    <w:rsid w:val="001E0F2B"/>
    <w:rsid w:val="001E129D"/>
    <w:rsid w:val="001E1483"/>
    <w:rsid w:val="001E15E5"/>
    <w:rsid w:val="001E1E59"/>
    <w:rsid w:val="001E1F98"/>
    <w:rsid w:val="001E2546"/>
    <w:rsid w:val="001E2641"/>
    <w:rsid w:val="001E2833"/>
    <w:rsid w:val="001E2FA5"/>
    <w:rsid w:val="001E3810"/>
    <w:rsid w:val="001E3970"/>
    <w:rsid w:val="001E46A6"/>
    <w:rsid w:val="001E48D2"/>
    <w:rsid w:val="001E48F8"/>
    <w:rsid w:val="001E4B40"/>
    <w:rsid w:val="001E4D51"/>
    <w:rsid w:val="001E51D1"/>
    <w:rsid w:val="001E52F5"/>
    <w:rsid w:val="001E551F"/>
    <w:rsid w:val="001E56C8"/>
    <w:rsid w:val="001E58B0"/>
    <w:rsid w:val="001E5B5D"/>
    <w:rsid w:val="001E5DDC"/>
    <w:rsid w:val="001E5E3A"/>
    <w:rsid w:val="001E5E7B"/>
    <w:rsid w:val="001E6208"/>
    <w:rsid w:val="001E65DE"/>
    <w:rsid w:val="001E65E4"/>
    <w:rsid w:val="001E6C09"/>
    <w:rsid w:val="001E6FD4"/>
    <w:rsid w:val="001E7CCB"/>
    <w:rsid w:val="001F03B5"/>
    <w:rsid w:val="001F04B1"/>
    <w:rsid w:val="001F07CC"/>
    <w:rsid w:val="001F09B5"/>
    <w:rsid w:val="001F0DE9"/>
    <w:rsid w:val="001F0DF6"/>
    <w:rsid w:val="001F1282"/>
    <w:rsid w:val="001F1A3D"/>
    <w:rsid w:val="001F1CDA"/>
    <w:rsid w:val="001F1F64"/>
    <w:rsid w:val="001F21B1"/>
    <w:rsid w:val="001F2603"/>
    <w:rsid w:val="001F270B"/>
    <w:rsid w:val="001F2854"/>
    <w:rsid w:val="001F2897"/>
    <w:rsid w:val="001F2AE9"/>
    <w:rsid w:val="001F2E63"/>
    <w:rsid w:val="001F2F1E"/>
    <w:rsid w:val="001F2FE9"/>
    <w:rsid w:val="001F376E"/>
    <w:rsid w:val="001F41B1"/>
    <w:rsid w:val="001F458B"/>
    <w:rsid w:val="001F46CC"/>
    <w:rsid w:val="001F4700"/>
    <w:rsid w:val="001F4E68"/>
    <w:rsid w:val="001F506A"/>
    <w:rsid w:val="001F5527"/>
    <w:rsid w:val="001F5B57"/>
    <w:rsid w:val="001F61CB"/>
    <w:rsid w:val="001F61DE"/>
    <w:rsid w:val="001F6838"/>
    <w:rsid w:val="001F6BED"/>
    <w:rsid w:val="001F7189"/>
    <w:rsid w:val="001F73E3"/>
    <w:rsid w:val="001F78FF"/>
    <w:rsid w:val="001F7CA8"/>
    <w:rsid w:val="001F7F1C"/>
    <w:rsid w:val="00200077"/>
    <w:rsid w:val="00200575"/>
    <w:rsid w:val="0020058B"/>
    <w:rsid w:val="00200BAC"/>
    <w:rsid w:val="00201381"/>
    <w:rsid w:val="00201A71"/>
    <w:rsid w:val="0020265E"/>
    <w:rsid w:val="002029DF"/>
    <w:rsid w:val="00202BEB"/>
    <w:rsid w:val="00202DF0"/>
    <w:rsid w:val="00203648"/>
    <w:rsid w:val="00203690"/>
    <w:rsid w:val="002036E9"/>
    <w:rsid w:val="002048F5"/>
    <w:rsid w:val="00204C40"/>
    <w:rsid w:val="00204CE2"/>
    <w:rsid w:val="002052BF"/>
    <w:rsid w:val="002058CA"/>
    <w:rsid w:val="00205A23"/>
    <w:rsid w:val="00205AE9"/>
    <w:rsid w:val="00205E2A"/>
    <w:rsid w:val="00206812"/>
    <w:rsid w:val="00206B80"/>
    <w:rsid w:val="00206C38"/>
    <w:rsid w:val="00206C7B"/>
    <w:rsid w:val="00206F36"/>
    <w:rsid w:val="0020709E"/>
    <w:rsid w:val="00207193"/>
    <w:rsid w:val="00207313"/>
    <w:rsid w:val="002073C5"/>
    <w:rsid w:val="002073EF"/>
    <w:rsid w:val="002076D5"/>
    <w:rsid w:val="00207F00"/>
    <w:rsid w:val="00210402"/>
    <w:rsid w:val="0021098A"/>
    <w:rsid w:val="00211464"/>
    <w:rsid w:val="002114ED"/>
    <w:rsid w:val="0021170F"/>
    <w:rsid w:val="0021173D"/>
    <w:rsid w:val="00211985"/>
    <w:rsid w:val="00211EAD"/>
    <w:rsid w:val="00211FC9"/>
    <w:rsid w:val="00212380"/>
    <w:rsid w:val="002126D1"/>
    <w:rsid w:val="00213197"/>
    <w:rsid w:val="00213DC7"/>
    <w:rsid w:val="00214023"/>
    <w:rsid w:val="002143B7"/>
    <w:rsid w:val="002148A9"/>
    <w:rsid w:val="00214A75"/>
    <w:rsid w:val="002150B9"/>
    <w:rsid w:val="002150F7"/>
    <w:rsid w:val="002153D0"/>
    <w:rsid w:val="00215646"/>
    <w:rsid w:val="002157FF"/>
    <w:rsid w:val="00215C0C"/>
    <w:rsid w:val="0021633D"/>
    <w:rsid w:val="00216A9B"/>
    <w:rsid w:val="00216B5B"/>
    <w:rsid w:val="00216BEC"/>
    <w:rsid w:val="002170E7"/>
    <w:rsid w:val="0021723C"/>
    <w:rsid w:val="002173BE"/>
    <w:rsid w:val="002200D2"/>
    <w:rsid w:val="00220837"/>
    <w:rsid w:val="0022083C"/>
    <w:rsid w:val="00220B29"/>
    <w:rsid w:val="00220D4E"/>
    <w:rsid w:val="00221C14"/>
    <w:rsid w:val="00222419"/>
    <w:rsid w:val="002225B5"/>
    <w:rsid w:val="002226DD"/>
    <w:rsid w:val="00223664"/>
    <w:rsid w:val="002241C2"/>
    <w:rsid w:val="002243DD"/>
    <w:rsid w:val="002244EE"/>
    <w:rsid w:val="002249E5"/>
    <w:rsid w:val="00224C02"/>
    <w:rsid w:val="002261BF"/>
    <w:rsid w:val="0022636E"/>
    <w:rsid w:val="00226637"/>
    <w:rsid w:val="002267FB"/>
    <w:rsid w:val="00226808"/>
    <w:rsid w:val="002268F2"/>
    <w:rsid w:val="00226A66"/>
    <w:rsid w:val="00226CBE"/>
    <w:rsid w:val="00227540"/>
    <w:rsid w:val="00227CAF"/>
    <w:rsid w:val="00230079"/>
    <w:rsid w:val="00230161"/>
    <w:rsid w:val="002305C5"/>
    <w:rsid w:val="0023067F"/>
    <w:rsid w:val="00230AE7"/>
    <w:rsid w:val="00230D22"/>
    <w:rsid w:val="0023127C"/>
    <w:rsid w:val="002314BE"/>
    <w:rsid w:val="00232802"/>
    <w:rsid w:val="00232A42"/>
    <w:rsid w:val="002330AD"/>
    <w:rsid w:val="002330DB"/>
    <w:rsid w:val="002337B3"/>
    <w:rsid w:val="00233A9D"/>
    <w:rsid w:val="00233B09"/>
    <w:rsid w:val="0023424A"/>
    <w:rsid w:val="0023458E"/>
    <w:rsid w:val="00234A4F"/>
    <w:rsid w:val="00234B5F"/>
    <w:rsid w:val="00235204"/>
    <w:rsid w:val="00235983"/>
    <w:rsid w:val="00235AB4"/>
    <w:rsid w:val="00235D87"/>
    <w:rsid w:val="00235F3B"/>
    <w:rsid w:val="00235FAB"/>
    <w:rsid w:val="0023609D"/>
    <w:rsid w:val="0023633F"/>
    <w:rsid w:val="002363B6"/>
    <w:rsid w:val="00236644"/>
    <w:rsid w:val="002367C5"/>
    <w:rsid w:val="00236B36"/>
    <w:rsid w:val="00236CC0"/>
    <w:rsid w:val="00237077"/>
    <w:rsid w:val="002377DF"/>
    <w:rsid w:val="00237911"/>
    <w:rsid w:val="00237ADC"/>
    <w:rsid w:val="002403EC"/>
    <w:rsid w:val="00240412"/>
    <w:rsid w:val="002408C3"/>
    <w:rsid w:val="002409CB"/>
    <w:rsid w:val="00240A62"/>
    <w:rsid w:val="00240C4C"/>
    <w:rsid w:val="00241437"/>
    <w:rsid w:val="0024155B"/>
    <w:rsid w:val="00241C50"/>
    <w:rsid w:val="00242336"/>
    <w:rsid w:val="002429BB"/>
    <w:rsid w:val="00242D35"/>
    <w:rsid w:val="00242F6A"/>
    <w:rsid w:val="00243530"/>
    <w:rsid w:val="0024397C"/>
    <w:rsid w:val="00244075"/>
    <w:rsid w:val="002443CB"/>
    <w:rsid w:val="00244418"/>
    <w:rsid w:val="00244EF7"/>
    <w:rsid w:val="0024558E"/>
    <w:rsid w:val="00245D57"/>
    <w:rsid w:val="00245D6A"/>
    <w:rsid w:val="00246607"/>
    <w:rsid w:val="00246860"/>
    <w:rsid w:val="0024725A"/>
    <w:rsid w:val="002503C0"/>
    <w:rsid w:val="002509F7"/>
    <w:rsid w:val="00250A1F"/>
    <w:rsid w:val="00250E47"/>
    <w:rsid w:val="00251285"/>
    <w:rsid w:val="00251487"/>
    <w:rsid w:val="00251522"/>
    <w:rsid w:val="0025199B"/>
    <w:rsid w:val="0025212F"/>
    <w:rsid w:val="00252171"/>
    <w:rsid w:val="00252339"/>
    <w:rsid w:val="002525EA"/>
    <w:rsid w:val="00252627"/>
    <w:rsid w:val="00252641"/>
    <w:rsid w:val="002526B4"/>
    <w:rsid w:val="0025277D"/>
    <w:rsid w:val="00252DD3"/>
    <w:rsid w:val="002530CB"/>
    <w:rsid w:val="0025332F"/>
    <w:rsid w:val="00253A13"/>
    <w:rsid w:val="00253CA2"/>
    <w:rsid w:val="00254208"/>
    <w:rsid w:val="00254576"/>
    <w:rsid w:val="002545B1"/>
    <w:rsid w:val="00254767"/>
    <w:rsid w:val="00254933"/>
    <w:rsid w:val="00255262"/>
    <w:rsid w:val="00255673"/>
    <w:rsid w:val="002559C9"/>
    <w:rsid w:val="00255BAB"/>
    <w:rsid w:val="00255C71"/>
    <w:rsid w:val="00256497"/>
    <w:rsid w:val="002564FF"/>
    <w:rsid w:val="0025664E"/>
    <w:rsid w:val="00256BDA"/>
    <w:rsid w:val="00257105"/>
    <w:rsid w:val="002573BF"/>
    <w:rsid w:val="00257A39"/>
    <w:rsid w:val="00257BDB"/>
    <w:rsid w:val="00260133"/>
    <w:rsid w:val="00260237"/>
    <w:rsid w:val="0026142B"/>
    <w:rsid w:val="0026191D"/>
    <w:rsid w:val="00261F8D"/>
    <w:rsid w:val="00261FB0"/>
    <w:rsid w:val="00262456"/>
    <w:rsid w:val="002628DB"/>
    <w:rsid w:val="00262927"/>
    <w:rsid w:val="00262A62"/>
    <w:rsid w:val="00262D78"/>
    <w:rsid w:val="00262FD5"/>
    <w:rsid w:val="00263105"/>
    <w:rsid w:val="00263200"/>
    <w:rsid w:val="00263362"/>
    <w:rsid w:val="00263647"/>
    <w:rsid w:val="00263A3F"/>
    <w:rsid w:val="00263CB6"/>
    <w:rsid w:val="00264605"/>
    <w:rsid w:val="00264625"/>
    <w:rsid w:val="002647B2"/>
    <w:rsid w:val="002648A9"/>
    <w:rsid w:val="002655B2"/>
    <w:rsid w:val="002655BF"/>
    <w:rsid w:val="0026566B"/>
    <w:rsid w:val="002660C4"/>
    <w:rsid w:val="00266412"/>
    <w:rsid w:val="002667CF"/>
    <w:rsid w:val="00266D2A"/>
    <w:rsid w:val="00266E63"/>
    <w:rsid w:val="0026709C"/>
    <w:rsid w:val="00267136"/>
    <w:rsid w:val="0026731A"/>
    <w:rsid w:val="00267479"/>
    <w:rsid w:val="00267550"/>
    <w:rsid w:val="00267D69"/>
    <w:rsid w:val="00267DC9"/>
    <w:rsid w:val="00270033"/>
    <w:rsid w:val="0027009A"/>
    <w:rsid w:val="00270785"/>
    <w:rsid w:val="00270C59"/>
    <w:rsid w:val="00271BDE"/>
    <w:rsid w:val="00272723"/>
    <w:rsid w:val="00272889"/>
    <w:rsid w:val="00272D0A"/>
    <w:rsid w:val="00272E59"/>
    <w:rsid w:val="00273486"/>
    <w:rsid w:val="0027376B"/>
    <w:rsid w:val="00273BC4"/>
    <w:rsid w:val="00273C44"/>
    <w:rsid w:val="00273F87"/>
    <w:rsid w:val="002740DE"/>
    <w:rsid w:val="00274215"/>
    <w:rsid w:val="002742A2"/>
    <w:rsid w:val="00274752"/>
    <w:rsid w:val="002747D4"/>
    <w:rsid w:val="002749B8"/>
    <w:rsid w:val="00274A22"/>
    <w:rsid w:val="00274A82"/>
    <w:rsid w:val="00275400"/>
    <w:rsid w:val="00275AE0"/>
    <w:rsid w:val="00275F46"/>
    <w:rsid w:val="002760CE"/>
    <w:rsid w:val="0027633F"/>
    <w:rsid w:val="00276723"/>
    <w:rsid w:val="00276C6C"/>
    <w:rsid w:val="00277896"/>
    <w:rsid w:val="0028089A"/>
    <w:rsid w:val="0028101C"/>
    <w:rsid w:val="00281024"/>
    <w:rsid w:val="002817B0"/>
    <w:rsid w:val="002823F1"/>
    <w:rsid w:val="0028273B"/>
    <w:rsid w:val="002839B3"/>
    <w:rsid w:val="00283C09"/>
    <w:rsid w:val="00284306"/>
    <w:rsid w:val="00284907"/>
    <w:rsid w:val="00284B93"/>
    <w:rsid w:val="002853D7"/>
    <w:rsid w:val="00285688"/>
    <w:rsid w:val="00285855"/>
    <w:rsid w:val="00285C08"/>
    <w:rsid w:val="00285DF9"/>
    <w:rsid w:val="0028611F"/>
    <w:rsid w:val="002861DD"/>
    <w:rsid w:val="0028638A"/>
    <w:rsid w:val="002867C7"/>
    <w:rsid w:val="00286B7B"/>
    <w:rsid w:val="00286E44"/>
    <w:rsid w:val="00286FBD"/>
    <w:rsid w:val="00287B72"/>
    <w:rsid w:val="00287E4D"/>
    <w:rsid w:val="002903E3"/>
    <w:rsid w:val="00290916"/>
    <w:rsid w:val="00290FDD"/>
    <w:rsid w:val="002914BA"/>
    <w:rsid w:val="002916FD"/>
    <w:rsid w:val="00291884"/>
    <w:rsid w:val="00291B2D"/>
    <w:rsid w:val="00291D26"/>
    <w:rsid w:val="00292013"/>
    <w:rsid w:val="00292340"/>
    <w:rsid w:val="00292392"/>
    <w:rsid w:val="00292512"/>
    <w:rsid w:val="00292807"/>
    <w:rsid w:val="00292B7A"/>
    <w:rsid w:val="00292E0B"/>
    <w:rsid w:val="00292F97"/>
    <w:rsid w:val="00292FD9"/>
    <w:rsid w:val="00293B8C"/>
    <w:rsid w:val="00293CED"/>
    <w:rsid w:val="00294157"/>
    <w:rsid w:val="0029435C"/>
    <w:rsid w:val="002943B9"/>
    <w:rsid w:val="002947E3"/>
    <w:rsid w:val="00294980"/>
    <w:rsid w:val="002949FF"/>
    <w:rsid w:val="00294A27"/>
    <w:rsid w:val="00294E51"/>
    <w:rsid w:val="002951FF"/>
    <w:rsid w:val="002952AE"/>
    <w:rsid w:val="002955FC"/>
    <w:rsid w:val="0029563F"/>
    <w:rsid w:val="0029625B"/>
    <w:rsid w:val="0029643E"/>
    <w:rsid w:val="0029692E"/>
    <w:rsid w:val="0029698A"/>
    <w:rsid w:val="00297015"/>
    <w:rsid w:val="0029704D"/>
    <w:rsid w:val="002971E6"/>
    <w:rsid w:val="00297D6A"/>
    <w:rsid w:val="00297DF7"/>
    <w:rsid w:val="00297E7A"/>
    <w:rsid w:val="002A0635"/>
    <w:rsid w:val="002A077B"/>
    <w:rsid w:val="002A0B56"/>
    <w:rsid w:val="002A12E6"/>
    <w:rsid w:val="002A19FB"/>
    <w:rsid w:val="002A1B1F"/>
    <w:rsid w:val="002A1EA7"/>
    <w:rsid w:val="002A2080"/>
    <w:rsid w:val="002A2465"/>
    <w:rsid w:val="002A2674"/>
    <w:rsid w:val="002A278E"/>
    <w:rsid w:val="002A2933"/>
    <w:rsid w:val="002A2A8D"/>
    <w:rsid w:val="002A2D13"/>
    <w:rsid w:val="002A3131"/>
    <w:rsid w:val="002A3533"/>
    <w:rsid w:val="002A3A98"/>
    <w:rsid w:val="002A3F72"/>
    <w:rsid w:val="002A45EA"/>
    <w:rsid w:val="002A498D"/>
    <w:rsid w:val="002A4B39"/>
    <w:rsid w:val="002A4B4D"/>
    <w:rsid w:val="002A5800"/>
    <w:rsid w:val="002A5E23"/>
    <w:rsid w:val="002A5F02"/>
    <w:rsid w:val="002A5F3E"/>
    <w:rsid w:val="002A5F96"/>
    <w:rsid w:val="002A62E8"/>
    <w:rsid w:val="002A6783"/>
    <w:rsid w:val="002A77F0"/>
    <w:rsid w:val="002A7D79"/>
    <w:rsid w:val="002A7FFD"/>
    <w:rsid w:val="002B0064"/>
    <w:rsid w:val="002B02E1"/>
    <w:rsid w:val="002B046F"/>
    <w:rsid w:val="002B0595"/>
    <w:rsid w:val="002B05C1"/>
    <w:rsid w:val="002B08C0"/>
    <w:rsid w:val="002B0B6E"/>
    <w:rsid w:val="002B1456"/>
    <w:rsid w:val="002B1C15"/>
    <w:rsid w:val="002B1DBD"/>
    <w:rsid w:val="002B1DE3"/>
    <w:rsid w:val="002B1F89"/>
    <w:rsid w:val="002B27FB"/>
    <w:rsid w:val="002B28FD"/>
    <w:rsid w:val="002B2E19"/>
    <w:rsid w:val="002B34A3"/>
    <w:rsid w:val="002B372E"/>
    <w:rsid w:val="002B3FD1"/>
    <w:rsid w:val="002B40E6"/>
    <w:rsid w:val="002B439B"/>
    <w:rsid w:val="002B4564"/>
    <w:rsid w:val="002B46EA"/>
    <w:rsid w:val="002B4705"/>
    <w:rsid w:val="002B48F5"/>
    <w:rsid w:val="002B49D2"/>
    <w:rsid w:val="002B4DB1"/>
    <w:rsid w:val="002B5209"/>
    <w:rsid w:val="002B546F"/>
    <w:rsid w:val="002B54F4"/>
    <w:rsid w:val="002B56D6"/>
    <w:rsid w:val="002B59A5"/>
    <w:rsid w:val="002B60EB"/>
    <w:rsid w:val="002B65F6"/>
    <w:rsid w:val="002B6E5E"/>
    <w:rsid w:val="002B7645"/>
    <w:rsid w:val="002B7EE6"/>
    <w:rsid w:val="002C04F9"/>
    <w:rsid w:val="002C0536"/>
    <w:rsid w:val="002C078C"/>
    <w:rsid w:val="002C0E82"/>
    <w:rsid w:val="002C1348"/>
    <w:rsid w:val="002C1595"/>
    <w:rsid w:val="002C1786"/>
    <w:rsid w:val="002C2280"/>
    <w:rsid w:val="002C281B"/>
    <w:rsid w:val="002C36A5"/>
    <w:rsid w:val="002C38C8"/>
    <w:rsid w:val="002C43E0"/>
    <w:rsid w:val="002C4557"/>
    <w:rsid w:val="002C4A87"/>
    <w:rsid w:val="002C50B8"/>
    <w:rsid w:val="002C5627"/>
    <w:rsid w:val="002C5897"/>
    <w:rsid w:val="002C619E"/>
    <w:rsid w:val="002C6BC8"/>
    <w:rsid w:val="002C6F02"/>
    <w:rsid w:val="002C7009"/>
    <w:rsid w:val="002C70C6"/>
    <w:rsid w:val="002C7607"/>
    <w:rsid w:val="002C78AD"/>
    <w:rsid w:val="002D0039"/>
    <w:rsid w:val="002D06E5"/>
    <w:rsid w:val="002D0DE6"/>
    <w:rsid w:val="002D0F42"/>
    <w:rsid w:val="002D0FE9"/>
    <w:rsid w:val="002D1355"/>
    <w:rsid w:val="002D14DB"/>
    <w:rsid w:val="002D1909"/>
    <w:rsid w:val="002D1E40"/>
    <w:rsid w:val="002D2065"/>
    <w:rsid w:val="002D2355"/>
    <w:rsid w:val="002D274F"/>
    <w:rsid w:val="002D2CCE"/>
    <w:rsid w:val="002D2F0C"/>
    <w:rsid w:val="002D3C5A"/>
    <w:rsid w:val="002D41C1"/>
    <w:rsid w:val="002D421B"/>
    <w:rsid w:val="002D47A5"/>
    <w:rsid w:val="002D532D"/>
    <w:rsid w:val="002D53B9"/>
    <w:rsid w:val="002D57E4"/>
    <w:rsid w:val="002D58A1"/>
    <w:rsid w:val="002D58F8"/>
    <w:rsid w:val="002D5BE9"/>
    <w:rsid w:val="002D5DF4"/>
    <w:rsid w:val="002D614D"/>
    <w:rsid w:val="002D62A1"/>
    <w:rsid w:val="002D63E9"/>
    <w:rsid w:val="002D665E"/>
    <w:rsid w:val="002D6B80"/>
    <w:rsid w:val="002D6CC7"/>
    <w:rsid w:val="002D716A"/>
    <w:rsid w:val="002D77E7"/>
    <w:rsid w:val="002D7952"/>
    <w:rsid w:val="002D7B60"/>
    <w:rsid w:val="002D7E70"/>
    <w:rsid w:val="002E0075"/>
    <w:rsid w:val="002E03CF"/>
    <w:rsid w:val="002E04AA"/>
    <w:rsid w:val="002E086C"/>
    <w:rsid w:val="002E10C8"/>
    <w:rsid w:val="002E15BC"/>
    <w:rsid w:val="002E1744"/>
    <w:rsid w:val="002E179E"/>
    <w:rsid w:val="002E19AD"/>
    <w:rsid w:val="002E1A80"/>
    <w:rsid w:val="002E1B66"/>
    <w:rsid w:val="002E1EC6"/>
    <w:rsid w:val="002E1F98"/>
    <w:rsid w:val="002E2182"/>
    <w:rsid w:val="002E2722"/>
    <w:rsid w:val="002E2789"/>
    <w:rsid w:val="002E2A12"/>
    <w:rsid w:val="002E2B1E"/>
    <w:rsid w:val="002E2D39"/>
    <w:rsid w:val="002E2FC1"/>
    <w:rsid w:val="002E31CD"/>
    <w:rsid w:val="002E38C5"/>
    <w:rsid w:val="002E3EB8"/>
    <w:rsid w:val="002E4157"/>
    <w:rsid w:val="002E46D6"/>
    <w:rsid w:val="002E494F"/>
    <w:rsid w:val="002E49C9"/>
    <w:rsid w:val="002E4DE0"/>
    <w:rsid w:val="002E54EF"/>
    <w:rsid w:val="002E5702"/>
    <w:rsid w:val="002E5C2A"/>
    <w:rsid w:val="002E5F2C"/>
    <w:rsid w:val="002E5F46"/>
    <w:rsid w:val="002E6015"/>
    <w:rsid w:val="002E652A"/>
    <w:rsid w:val="002E67CA"/>
    <w:rsid w:val="002E683B"/>
    <w:rsid w:val="002E6907"/>
    <w:rsid w:val="002E6A54"/>
    <w:rsid w:val="002E6BFE"/>
    <w:rsid w:val="002E6D92"/>
    <w:rsid w:val="002E731E"/>
    <w:rsid w:val="002E75D7"/>
    <w:rsid w:val="002E7F78"/>
    <w:rsid w:val="002F09B9"/>
    <w:rsid w:val="002F0B69"/>
    <w:rsid w:val="002F0D9D"/>
    <w:rsid w:val="002F0F01"/>
    <w:rsid w:val="002F14DF"/>
    <w:rsid w:val="002F1B88"/>
    <w:rsid w:val="002F1F3B"/>
    <w:rsid w:val="002F20F7"/>
    <w:rsid w:val="002F21D7"/>
    <w:rsid w:val="002F22F8"/>
    <w:rsid w:val="002F26B4"/>
    <w:rsid w:val="002F293F"/>
    <w:rsid w:val="002F2E0A"/>
    <w:rsid w:val="002F2E23"/>
    <w:rsid w:val="002F2F78"/>
    <w:rsid w:val="002F2F8B"/>
    <w:rsid w:val="002F474C"/>
    <w:rsid w:val="002F4969"/>
    <w:rsid w:val="002F4BB3"/>
    <w:rsid w:val="002F4E9B"/>
    <w:rsid w:val="002F5489"/>
    <w:rsid w:val="002F54BD"/>
    <w:rsid w:val="002F5A54"/>
    <w:rsid w:val="002F6B37"/>
    <w:rsid w:val="002F6E6B"/>
    <w:rsid w:val="002F6E74"/>
    <w:rsid w:val="002F7197"/>
    <w:rsid w:val="002F735C"/>
    <w:rsid w:val="002F784C"/>
    <w:rsid w:val="002F7A70"/>
    <w:rsid w:val="002F7C97"/>
    <w:rsid w:val="002F7E87"/>
    <w:rsid w:val="003001E3"/>
    <w:rsid w:val="0030099C"/>
    <w:rsid w:val="00300A1E"/>
    <w:rsid w:val="00300F7D"/>
    <w:rsid w:val="003015B3"/>
    <w:rsid w:val="00301795"/>
    <w:rsid w:val="003017BF"/>
    <w:rsid w:val="00301D34"/>
    <w:rsid w:val="00302169"/>
    <w:rsid w:val="00302340"/>
    <w:rsid w:val="00302525"/>
    <w:rsid w:val="00302A04"/>
    <w:rsid w:val="0030326B"/>
    <w:rsid w:val="003033BD"/>
    <w:rsid w:val="003033FC"/>
    <w:rsid w:val="00303846"/>
    <w:rsid w:val="00303877"/>
    <w:rsid w:val="00303959"/>
    <w:rsid w:val="00303DC4"/>
    <w:rsid w:val="00303EFE"/>
    <w:rsid w:val="003044B6"/>
    <w:rsid w:val="0030467D"/>
    <w:rsid w:val="0030477B"/>
    <w:rsid w:val="00305021"/>
    <w:rsid w:val="00305A6E"/>
    <w:rsid w:val="00305BE8"/>
    <w:rsid w:val="00305CC4"/>
    <w:rsid w:val="00306A46"/>
    <w:rsid w:val="00306DEB"/>
    <w:rsid w:val="00306EBD"/>
    <w:rsid w:val="003070E3"/>
    <w:rsid w:val="00307793"/>
    <w:rsid w:val="00310793"/>
    <w:rsid w:val="003108FC"/>
    <w:rsid w:val="00311006"/>
    <w:rsid w:val="003110E7"/>
    <w:rsid w:val="00311158"/>
    <w:rsid w:val="003116DA"/>
    <w:rsid w:val="0031194A"/>
    <w:rsid w:val="003126D6"/>
    <w:rsid w:val="00312993"/>
    <w:rsid w:val="00313756"/>
    <w:rsid w:val="00313B49"/>
    <w:rsid w:val="00313C3B"/>
    <w:rsid w:val="00313CDF"/>
    <w:rsid w:val="00313F73"/>
    <w:rsid w:val="00314050"/>
    <w:rsid w:val="00314214"/>
    <w:rsid w:val="00314386"/>
    <w:rsid w:val="0031489D"/>
    <w:rsid w:val="00314B59"/>
    <w:rsid w:val="00314FA5"/>
    <w:rsid w:val="003153CC"/>
    <w:rsid w:val="00315646"/>
    <w:rsid w:val="00315B31"/>
    <w:rsid w:val="00315C55"/>
    <w:rsid w:val="00315D3A"/>
    <w:rsid w:val="00315F41"/>
    <w:rsid w:val="00316EDD"/>
    <w:rsid w:val="003204B0"/>
    <w:rsid w:val="003205AC"/>
    <w:rsid w:val="00320E44"/>
    <w:rsid w:val="00321272"/>
    <w:rsid w:val="00321357"/>
    <w:rsid w:val="003223DB"/>
    <w:rsid w:val="0032283A"/>
    <w:rsid w:val="00322E89"/>
    <w:rsid w:val="00323203"/>
    <w:rsid w:val="00323349"/>
    <w:rsid w:val="00323922"/>
    <w:rsid w:val="00323ABF"/>
    <w:rsid w:val="00323ADA"/>
    <w:rsid w:val="003242B8"/>
    <w:rsid w:val="00324D66"/>
    <w:rsid w:val="0032540B"/>
    <w:rsid w:val="0032544E"/>
    <w:rsid w:val="0032571C"/>
    <w:rsid w:val="00325836"/>
    <w:rsid w:val="00325991"/>
    <w:rsid w:val="00325AFD"/>
    <w:rsid w:val="003260A3"/>
    <w:rsid w:val="0032653F"/>
    <w:rsid w:val="003266DF"/>
    <w:rsid w:val="00326769"/>
    <w:rsid w:val="003268BF"/>
    <w:rsid w:val="00326F32"/>
    <w:rsid w:val="003271EB"/>
    <w:rsid w:val="003272BA"/>
    <w:rsid w:val="00327308"/>
    <w:rsid w:val="003275BA"/>
    <w:rsid w:val="00327D5F"/>
    <w:rsid w:val="00327E69"/>
    <w:rsid w:val="00327FC5"/>
    <w:rsid w:val="00330298"/>
    <w:rsid w:val="0033051A"/>
    <w:rsid w:val="003305B7"/>
    <w:rsid w:val="003307CC"/>
    <w:rsid w:val="0033124C"/>
    <w:rsid w:val="00331534"/>
    <w:rsid w:val="003316C2"/>
    <w:rsid w:val="0033173F"/>
    <w:rsid w:val="00331E15"/>
    <w:rsid w:val="00332DC4"/>
    <w:rsid w:val="00332FD0"/>
    <w:rsid w:val="003330C6"/>
    <w:rsid w:val="0033312A"/>
    <w:rsid w:val="00333609"/>
    <w:rsid w:val="003346D9"/>
    <w:rsid w:val="00334A7D"/>
    <w:rsid w:val="00334AEA"/>
    <w:rsid w:val="00334DE8"/>
    <w:rsid w:val="00334E0C"/>
    <w:rsid w:val="00334F5F"/>
    <w:rsid w:val="00334FAA"/>
    <w:rsid w:val="003350DD"/>
    <w:rsid w:val="00335449"/>
    <w:rsid w:val="003354A4"/>
    <w:rsid w:val="00335556"/>
    <w:rsid w:val="003356B1"/>
    <w:rsid w:val="00335908"/>
    <w:rsid w:val="003359B8"/>
    <w:rsid w:val="00335D1A"/>
    <w:rsid w:val="00335F90"/>
    <w:rsid w:val="00336539"/>
    <w:rsid w:val="003365C8"/>
    <w:rsid w:val="00336BA1"/>
    <w:rsid w:val="00336C81"/>
    <w:rsid w:val="00336DA7"/>
    <w:rsid w:val="00336F0B"/>
    <w:rsid w:val="00336F4E"/>
    <w:rsid w:val="00337E4E"/>
    <w:rsid w:val="00337F18"/>
    <w:rsid w:val="00340374"/>
    <w:rsid w:val="00340696"/>
    <w:rsid w:val="00340A70"/>
    <w:rsid w:val="003416C1"/>
    <w:rsid w:val="003416E9"/>
    <w:rsid w:val="003422B6"/>
    <w:rsid w:val="0034278B"/>
    <w:rsid w:val="00342AFB"/>
    <w:rsid w:val="00342C3D"/>
    <w:rsid w:val="003431C9"/>
    <w:rsid w:val="003432AC"/>
    <w:rsid w:val="003434C8"/>
    <w:rsid w:val="00343752"/>
    <w:rsid w:val="00343C5B"/>
    <w:rsid w:val="00343CD7"/>
    <w:rsid w:val="0034411F"/>
    <w:rsid w:val="003445AC"/>
    <w:rsid w:val="00344799"/>
    <w:rsid w:val="00344D2F"/>
    <w:rsid w:val="00344F4C"/>
    <w:rsid w:val="00344FEC"/>
    <w:rsid w:val="003454C9"/>
    <w:rsid w:val="00345763"/>
    <w:rsid w:val="00345993"/>
    <w:rsid w:val="00345AA5"/>
    <w:rsid w:val="00345DFC"/>
    <w:rsid w:val="00345E40"/>
    <w:rsid w:val="00345F7D"/>
    <w:rsid w:val="0034692E"/>
    <w:rsid w:val="00346CC7"/>
    <w:rsid w:val="003472DB"/>
    <w:rsid w:val="00347721"/>
    <w:rsid w:val="00347D4B"/>
    <w:rsid w:val="00347D66"/>
    <w:rsid w:val="003504A5"/>
    <w:rsid w:val="0035060B"/>
    <w:rsid w:val="0035075D"/>
    <w:rsid w:val="00350E27"/>
    <w:rsid w:val="00350FA9"/>
    <w:rsid w:val="00351484"/>
    <w:rsid w:val="00351A62"/>
    <w:rsid w:val="00352107"/>
    <w:rsid w:val="00352601"/>
    <w:rsid w:val="00352A30"/>
    <w:rsid w:val="00352D6B"/>
    <w:rsid w:val="0035316C"/>
    <w:rsid w:val="003532C4"/>
    <w:rsid w:val="00353628"/>
    <w:rsid w:val="00353802"/>
    <w:rsid w:val="00353AF7"/>
    <w:rsid w:val="0035433B"/>
    <w:rsid w:val="003544CB"/>
    <w:rsid w:val="0035488C"/>
    <w:rsid w:val="00354937"/>
    <w:rsid w:val="00354CFC"/>
    <w:rsid w:val="00355057"/>
    <w:rsid w:val="003553D9"/>
    <w:rsid w:val="00355A3A"/>
    <w:rsid w:val="003561BF"/>
    <w:rsid w:val="00356249"/>
    <w:rsid w:val="0035718E"/>
    <w:rsid w:val="0035733A"/>
    <w:rsid w:val="00357531"/>
    <w:rsid w:val="003575EB"/>
    <w:rsid w:val="0035772D"/>
    <w:rsid w:val="003604A6"/>
    <w:rsid w:val="00360627"/>
    <w:rsid w:val="0036116C"/>
    <w:rsid w:val="0036142D"/>
    <w:rsid w:val="0036156C"/>
    <w:rsid w:val="0036158C"/>
    <w:rsid w:val="0036295F"/>
    <w:rsid w:val="00362E18"/>
    <w:rsid w:val="003632D7"/>
    <w:rsid w:val="003638EB"/>
    <w:rsid w:val="00363B20"/>
    <w:rsid w:val="00363D42"/>
    <w:rsid w:val="00364483"/>
    <w:rsid w:val="00364498"/>
    <w:rsid w:val="00364616"/>
    <w:rsid w:val="00364C05"/>
    <w:rsid w:val="00364C8F"/>
    <w:rsid w:val="00364D3A"/>
    <w:rsid w:val="00364D42"/>
    <w:rsid w:val="00364D9C"/>
    <w:rsid w:val="0036565E"/>
    <w:rsid w:val="003657A5"/>
    <w:rsid w:val="00365BA4"/>
    <w:rsid w:val="00365CF2"/>
    <w:rsid w:val="00366A2B"/>
    <w:rsid w:val="00366D78"/>
    <w:rsid w:val="00366D7B"/>
    <w:rsid w:val="00366EAD"/>
    <w:rsid w:val="0036705A"/>
    <w:rsid w:val="00367176"/>
    <w:rsid w:val="003676D2"/>
    <w:rsid w:val="00367921"/>
    <w:rsid w:val="003679EB"/>
    <w:rsid w:val="0037020C"/>
    <w:rsid w:val="003703A6"/>
    <w:rsid w:val="00370923"/>
    <w:rsid w:val="00370BF1"/>
    <w:rsid w:val="00370E87"/>
    <w:rsid w:val="003712E8"/>
    <w:rsid w:val="0037159E"/>
    <w:rsid w:val="00371FD3"/>
    <w:rsid w:val="00372236"/>
    <w:rsid w:val="003724E9"/>
    <w:rsid w:val="003734BC"/>
    <w:rsid w:val="003735A1"/>
    <w:rsid w:val="00373676"/>
    <w:rsid w:val="003744AC"/>
    <w:rsid w:val="00374DB6"/>
    <w:rsid w:val="00375377"/>
    <w:rsid w:val="003753A0"/>
    <w:rsid w:val="00375C9D"/>
    <w:rsid w:val="003767D7"/>
    <w:rsid w:val="00376A6E"/>
    <w:rsid w:val="00376F0D"/>
    <w:rsid w:val="00377331"/>
    <w:rsid w:val="003773AB"/>
    <w:rsid w:val="003778C3"/>
    <w:rsid w:val="00377ACE"/>
    <w:rsid w:val="00377CED"/>
    <w:rsid w:val="00377D3A"/>
    <w:rsid w:val="00377D84"/>
    <w:rsid w:val="00377E66"/>
    <w:rsid w:val="00380107"/>
    <w:rsid w:val="00380375"/>
    <w:rsid w:val="0038039B"/>
    <w:rsid w:val="00380B54"/>
    <w:rsid w:val="00380DCF"/>
    <w:rsid w:val="00381A81"/>
    <w:rsid w:val="0038208D"/>
    <w:rsid w:val="003822DA"/>
    <w:rsid w:val="0038248A"/>
    <w:rsid w:val="003826A9"/>
    <w:rsid w:val="00382A3C"/>
    <w:rsid w:val="00382B5D"/>
    <w:rsid w:val="00382FC8"/>
    <w:rsid w:val="003831F8"/>
    <w:rsid w:val="00383563"/>
    <w:rsid w:val="003837A1"/>
    <w:rsid w:val="00383B1F"/>
    <w:rsid w:val="00384080"/>
    <w:rsid w:val="00384464"/>
    <w:rsid w:val="00384465"/>
    <w:rsid w:val="0038460F"/>
    <w:rsid w:val="00384612"/>
    <w:rsid w:val="00384960"/>
    <w:rsid w:val="00384A29"/>
    <w:rsid w:val="00385138"/>
    <w:rsid w:val="0038521A"/>
    <w:rsid w:val="00385342"/>
    <w:rsid w:val="003853CC"/>
    <w:rsid w:val="00385497"/>
    <w:rsid w:val="00385A2E"/>
    <w:rsid w:val="00386AC1"/>
    <w:rsid w:val="00386C94"/>
    <w:rsid w:val="00386D17"/>
    <w:rsid w:val="00387123"/>
    <w:rsid w:val="0038722F"/>
    <w:rsid w:val="003873A5"/>
    <w:rsid w:val="003877B3"/>
    <w:rsid w:val="003877D3"/>
    <w:rsid w:val="00387A68"/>
    <w:rsid w:val="003902CD"/>
    <w:rsid w:val="0039039E"/>
    <w:rsid w:val="0039058E"/>
    <w:rsid w:val="003905F2"/>
    <w:rsid w:val="003908F6"/>
    <w:rsid w:val="00390D95"/>
    <w:rsid w:val="00391046"/>
    <w:rsid w:val="0039178C"/>
    <w:rsid w:val="00391D7C"/>
    <w:rsid w:val="003923EF"/>
    <w:rsid w:val="003928AA"/>
    <w:rsid w:val="00393196"/>
    <w:rsid w:val="0039375C"/>
    <w:rsid w:val="00394517"/>
    <w:rsid w:val="0039453B"/>
    <w:rsid w:val="00394943"/>
    <w:rsid w:val="003949F3"/>
    <w:rsid w:val="00394AA3"/>
    <w:rsid w:val="00394C8C"/>
    <w:rsid w:val="00394EC9"/>
    <w:rsid w:val="00395148"/>
    <w:rsid w:val="003954B3"/>
    <w:rsid w:val="00395522"/>
    <w:rsid w:val="0039578B"/>
    <w:rsid w:val="00395B72"/>
    <w:rsid w:val="00395E3E"/>
    <w:rsid w:val="00395E57"/>
    <w:rsid w:val="00395FB2"/>
    <w:rsid w:val="00396816"/>
    <w:rsid w:val="00396C55"/>
    <w:rsid w:val="00396CDE"/>
    <w:rsid w:val="003971B4"/>
    <w:rsid w:val="00397271"/>
    <w:rsid w:val="00397595"/>
    <w:rsid w:val="0039777F"/>
    <w:rsid w:val="0039778F"/>
    <w:rsid w:val="00397C1B"/>
    <w:rsid w:val="003A0455"/>
    <w:rsid w:val="003A07CA"/>
    <w:rsid w:val="003A09FB"/>
    <w:rsid w:val="003A0A18"/>
    <w:rsid w:val="003A0EB1"/>
    <w:rsid w:val="003A1255"/>
    <w:rsid w:val="003A221D"/>
    <w:rsid w:val="003A235D"/>
    <w:rsid w:val="003A2B4A"/>
    <w:rsid w:val="003A2E93"/>
    <w:rsid w:val="003A3362"/>
    <w:rsid w:val="003A37C4"/>
    <w:rsid w:val="003A38B9"/>
    <w:rsid w:val="003A3A86"/>
    <w:rsid w:val="003A3A89"/>
    <w:rsid w:val="003A3FEE"/>
    <w:rsid w:val="003A4089"/>
    <w:rsid w:val="003A4840"/>
    <w:rsid w:val="003A48BB"/>
    <w:rsid w:val="003A4E9F"/>
    <w:rsid w:val="003A4F71"/>
    <w:rsid w:val="003A5055"/>
    <w:rsid w:val="003A5517"/>
    <w:rsid w:val="003A5A5B"/>
    <w:rsid w:val="003A5C78"/>
    <w:rsid w:val="003A64A6"/>
    <w:rsid w:val="003A6625"/>
    <w:rsid w:val="003A680F"/>
    <w:rsid w:val="003A6822"/>
    <w:rsid w:val="003A688B"/>
    <w:rsid w:val="003A6CB7"/>
    <w:rsid w:val="003A7388"/>
    <w:rsid w:val="003A764D"/>
    <w:rsid w:val="003A7722"/>
    <w:rsid w:val="003A7A97"/>
    <w:rsid w:val="003A7C03"/>
    <w:rsid w:val="003A7D1E"/>
    <w:rsid w:val="003A7EE9"/>
    <w:rsid w:val="003A7EEA"/>
    <w:rsid w:val="003B0836"/>
    <w:rsid w:val="003B1289"/>
    <w:rsid w:val="003B12FD"/>
    <w:rsid w:val="003B1C8A"/>
    <w:rsid w:val="003B2048"/>
    <w:rsid w:val="003B2210"/>
    <w:rsid w:val="003B2482"/>
    <w:rsid w:val="003B27F2"/>
    <w:rsid w:val="003B28F0"/>
    <w:rsid w:val="003B2D77"/>
    <w:rsid w:val="003B32CF"/>
    <w:rsid w:val="003B3BC5"/>
    <w:rsid w:val="003B3BC7"/>
    <w:rsid w:val="003B3E2F"/>
    <w:rsid w:val="003B4265"/>
    <w:rsid w:val="003B43B5"/>
    <w:rsid w:val="003B48E2"/>
    <w:rsid w:val="003B4DB1"/>
    <w:rsid w:val="003B5F32"/>
    <w:rsid w:val="003B62D5"/>
    <w:rsid w:val="003B646A"/>
    <w:rsid w:val="003B6496"/>
    <w:rsid w:val="003B6680"/>
    <w:rsid w:val="003B6685"/>
    <w:rsid w:val="003B6AB5"/>
    <w:rsid w:val="003B7195"/>
    <w:rsid w:val="003B7493"/>
    <w:rsid w:val="003B7670"/>
    <w:rsid w:val="003B7AF5"/>
    <w:rsid w:val="003B7C66"/>
    <w:rsid w:val="003B7EEE"/>
    <w:rsid w:val="003C018C"/>
    <w:rsid w:val="003C02CA"/>
    <w:rsid w:val="003C02CE"/>
    <w:rsid w:val="003C03D8"/>
    <w:rsid w:val="003C1090"/>
    <w:rsid w:val="003C1238"/>
    <w:rsid w:val="003C1884"/>
    <w:rsid w:val="003C18F6"/>
    <w:rsid w:val="003C1AFA"/>
    <w:rsid w:val="003C1CE3"/>
    <w:rsid w:val="003C21CF"/>
    <w:rsid w:val="003C2210"/>
    <w:rsid w:val="003C2B0C"/>
    <w:rsid w:val="003C2B3F"/>
    <w:rsid w:val="003C2D6F"/>
    <w:rsid w:val="003C311D"/>
    <w:rsid w:val="003C3164"/>
    <w:rsid w:val="003C3AA0"/>
    <w:rsid w:val="003C44AA"/>
    <w:rsid w:val="003C44B6"/>
    <w:rsid w:val="003C48A8"/>
    <w:rsid w:val="003C49C0"/>
    <w:rsid w:val="003C4FBC"/>
    <w:rsid w:val="003C5461"/>
    <w:rsid w:val="003C5464"/>
    <w:rsid w:val="003C5C6A"/>
    <w:rsid w:val="003C5C82"/>
    <w:rsid w:val="003C5D64"/>
    <w:rsid w:val="003C5F8B"/>
    <w:rsid w:val="003C68E4"/>
    <w:rsid w:val="003C72A4"/>
    <w:rsid w:val="003C74DB"/>
    <w:rsid w:val="003C79C3"/>
    <w:rsid w:val="003C7B5B"/>
    <w:rsid w:val="003C7EB4"/>
    <w:rsid w:val="003C7F27"/>
    <w:rsid w:val="003D0C45"/>
    <w:rsid w:val="003D0D51"/>
    <w:rsid w:val="003D18A9"/>
    <w:rsid w:val="003D18FD"/>
    <w:rsid w:val="003D1FF2"/>
    <w:rsid w:val="003D2037"/>
    <w:rsid w:val="003D2318"/>
    <w:rsid w:val="003D2325"/>
    <w:rsid w:val="003D24A4"/>
    <w:rsid w:val="003D2A0A"/>
    <w:rsid w:val="003D2EA6"/>
    <w:rsid w:val="003D2EEB"/>
    <w:rsid w:val="003D3037"/>
    <w:rsid w:val="003D3792"/>
    <w:rsid w:val="003D389D"/>
    <w:rsid w:val="003D3A35"/>
    <w:rsid w:val="003D3D21"/>
    <w:rsid w:val="003D3F69"/>
    <w:rsid w:val="003D4604"/>
    <w:rsid w:val="003D4D4D"/>
    <w:rsid w:val="003D4D78"/>
    <w:rsid w:val="003D50FA"/>
    <w:rsid w:val="003D53E6"/>
    <w:rsid w:val="003D5A6A"/>
    <w:rsid w:val="003D5C20"/>
    <w:rsid w:val="003D6664"/>
    <w:rsid w:val="003D69F5"/>
    <w:rsid w:val="003D6AF8"/>
    <w:rsid w:val="003D6B42"/>
    <w:rsid w:val="003D6D89"/>
    <w:rsid w:val="003D733C"/>
    <w:rsid w:val="003D74D1"/>
    <w:rsid w:val="003D7E88"/>
    <w:rsid w:val="003E0111"/>
    <w:rsid w:val="003E0223"/>
    <w:rsid w:val="003E02E7"/>
    <w:rsid w:val="003E0AEE"/>
    <w:rsid w:val="003E0C9D"/>
    <w:rsid w:val="003E123B"/>
    <w:rsid w:val="003E1379"/>
    <w:rsid w:val="003E145C"/>
    <w:rsid w:val="003E157D"/>
    <w:rsid w:val="003E16A8"/>
    <w:rsid w:val="003E1AF8"/>
    <w:rsid w:val="003E1B65"/>
    <w:rsid w:val="003E25CC"/>
    <w:rsid w:val="003E2743"/>
    <w:rsid w:val="003E275D"/>
    <w:rsid w:val="003E2790"/>
    <w:rsid w:val="003E2D6C"/>
    <w:rsid w:val="003E2F41"/>
    <w:rsid w:val="003E351F"/>
    <w:rsid w:val="003E3520"/>
    <w:rsid w:val="003E3555"/>
    <w:rsid w:val="003E370C"/>
    <w:rsid w:val="003E3825"/>
    <w:rsid w:val="003E39D4"/>
    <w:rsid w:val="003E3B32"/>
    <w:rsid w:val="003E3EF8"/>
    <w:rsid w:val="003E4077"/>
    <w:rsid w:val="003E4589"/>
    <w:rsid w:val="003E4B8B"/>
    <w:rsid w:val="003E4C10"/>
    <w:rsid w:val="003E4CB0"/>
    <w:rsid w:val="003E4D73"/>
    <w:rsid w:val="003E50D7"/>
    <w:rsid w:val="003E51FF"/>
    <w:rsid w:val="003E5402"/>
    <w:rsid w:val="003E58BF"/>
    <w:rsid w:val="003E5BCE"/>
    <w:rsid w:val="003E5E1B"/>
    <w:rsid w:val="003E623C"/>
    <w:rsid w:val="003E67B1"/>
    <w:rsid w:val="003E68B3"/>
    <w:rsid w:val="003E7499"/>
    <w:rsid w:val="003E76D2"/>
    <w:rsid w:val="003E77E9"/>
    <w:rsid w:val="003E7904"/>
    <w:rsid w:val="003F0061"/>
    <w:rsid w:val="003F01D5"/>
    <w:rsid w:val="003F058E"/>
    <w:rsid w:val="003F0788"/>
    <w:rsid w:val="003F0B4B"/>
    <w:rsid w:val="003F0BF9"/>
    <w:rsid w:val="003F0ECC"/>
    <w:rsid w:val="003F1180"/>
    <w:rsid w:val="003F17D1"/>
    <w:rsid w:val="003F19A3"/>
    <w:rsid w:val="003F1CDD"/>
    <w:rsid w:val="003F220B"/>
    <w:rsid w:val="003F2306"/>
    <w:rsid w:val="003F26AA"/>
    <w:rsid w:val="003F2A1C"/>
    <w:rsid w:val="003F2A9E"/>
    <w:rsid w:val="003F2C8D"/>
    <w:rsid w:val="003F2D2F"/>
    <w:rsid w:val="003F2F01"/>
    <w:rsid w:val="003F3153"/>
    <w:rsid w:val="003F38D4"/>
    <w:rsid w:val="003F3C00"/>
    <w:rsid w:val="003F3C3A"/>
    <w:rsid w:val="003F4269"/>
    <w:rsid w:val="003F4C06"/>
    <w:rsid w:val="003F4E8C"/>
    <w:rsid w:val="003F507D"/>
    <w:rsid w:val="003F50E9"/>
    <w:rsid w:val="003F518D"/>
    <w:rsid w:val="003F62B6"/>
    <w:rsid w:val="003F66A4"/>
    <w:rsid w:val="003F7ED1"/>
    <w:rsid w:val="003F7F47"/>
    <w:rsid w:val="004005DA"/>
    <w:rsid w:val="00400D39"/>
    <w:rsid w:val="00400E1F"/>
    <w:rsid w:val="00400EA0"/>
    <w:rsid w:val="00400F15"/>
    <w:rsid w:val="0040113F"/>
    <w:rsid w:val="004013A6"/>
    <w:rsid w:val="00401616"/>
    <w:rsid w:val="0040176C"/>
    <w:rsid w:val="004021B7"/>
    <w:rsid w:val="00402275"/>
    <w:rsid w:val="00402405"/>
    <w:rsid w:val="00402682"/>
    <w:rsid w:val="0040281A"/>
    <w:rsid w:val="00402957"/>
    <w:rsid w:val="00402B67"/>
    <w:rsid w:val="00402EAA"/>
    <w:rsid w:val="00403942"/>
    <w:rsid w:val="00403968"/>
    <w:rsid w:val="00403BC3"/>
    <w:rsid w:val="0040400D"/>
    <w:rsid w:val="00404144"/>
    <w:rsid w:val="004042B1"/>
    <w:rsid w:val="004042D6"/>
    <w:rsid w:val="004046CA"/>
    <w:rsid w:val="004047E5"/>
    <w:rsid w:val="0040496B"/>
    <w:rsid w:val="00404E50"/>
    <w:rsid w:val="00404F4C"/>
    <w:rsid w:val="004053A2"/>
    <w:rsid w:val="00405418"/>
    <w:rsid w:val="0040589D"/>
    <w:rsid w:val="0040594A"/>
    <w:rsid w:val="004059BF"/>
    <w:rsid w:val="00405B9F"/>
    <w:rsid w:val="00405CBB"/>
    <w:rsid w:val="00405E33"/>
    <w:rsid w:val="00405FB3"/>
    <w:rsid w:val="004068E3"/>
    <w:rsid w:val="00406E30"/>
    <w:rsid w:val="00407656"/>
    <w:rsid w:val="0041007B"/>
    <w:rsid w:val="00410A32"/>
    <w:rsid w:val="00410D5A"/>
    <w:rsid w:val="00410E9A"/>
    <w:rsid w:val="0041127B"/>
    <w:rsid w:val="004119FC"/>
    <w:rsid w:val="00411E58"/>
    <w:rsid w:val="00411ED6"/>
    <w:rsid w:val="00411F3D"/>
    <w:rsid w:val="004124F7"/>
    <w:rsid w:val="0041250C"/>
    <w:rsid w:val="004125BE"/>
    <w:rsid w:val="00412927"/>
    <w:rsid w:val="00412D1A"/>
    <w:rsid w:val="00412E3F"/>
    <w:rsid w:val="00412E84"/>
    <w:rsid w:val="004140C5"/>
    <w:rsid w:val="0041444E"/>
    <w:rsid w:val="004144E0"/>
    <w:rsid w:val="00414529"/>
    <w:rsid w:val="00414675"/>
    <w:rsid w:val="00414AD2"/>
    <w:rsid w:val="00414B2B"/>
    <w:rsid w:val="00414E94"/>
    <w:rsid w:val="00414F6C"/>
    <w:rsid w:val="00415379"/>
    <w:rsid w:val="004158CB"/>
    <w:rsid w:val="004160A8"/>
    <w:rsid w:val="00416146"/>
    <w:rsid w:val="004162B6"/>
    <w:rsid w:val="00416475"/>
    <w:rsid w:val="00416B10"/>
    <w:rsid w:val="00417235"/>
    <w:rsid w:val="00417411"/>
    <w:rsid w:val="00417813"/>
    <w:rsid w:val="00417E3D"/>
    <w:rsid w:val="00420007"/>
    <w:rsid w:val="00420043"/>
    <w:rsid w:val="00420422"/>
    <w:rsid w:val="004204F1"/>
    <w:rsid w:val="00420563"/>
    <w:rsid w:val="00420B28"/>
    <w:rsid w:val="004211AC"/>
    <w:rsid w:val="0042148C"/>
    <w:rsid w:val="00421492"/>
    <w:rsid w:val="00422138"/>
    <w:rsid w:val="004224B0"/>
    <w:rsid w:val="00422673"/>
    <w:rsid w:val="00422938"/>
    <w:rsid w:val="00422D97"/>
    <w:rsid w:val="00422E82"/>
    <w:rsid w:val="004232A0"/>
    <w:rsid w:val="004233B0"/>
    <w:rsid w:val="00423489"/>
    <w:rsid w:val="00423899"/>
    <w:rsid w:val="00423FC9"/>
    <w:rsid w:val="004244D3"/>
    <w:rsid w:val="00424611"/>
    <w:rsid w:val="00424685"/>
    <w:rsid w:val="004248CF"/>
    <w:rsid w:val="00424C92"/>
    <w:rsid w:val="004257E0"/>
    <w:rsid w:val="00425970"/>
    <w:rsid w:val="00425D6B"/>
    <w:rsid w:val="00425E8B"/>
    <w:rsid w:val="004262A9"/>
    <w:rsid w:val="00426385"/>
    <w:rsid w:val="0042689F"/>
    <w:rsid w:val="00426FF3"/>
    <w:rsid w:val="0042712E"/>
    <w:rsid w:val="00427154"/>
    <w:rsid w:val="0042794E"/>
    <w:rsid w:val="00430EA2"/>
    <w:rsid w:val="00431BE6"/>
    <w:rsid w:val="0043257A"/>
    <w:rsid w:val="00432697"/>
    <w:rsid w:val="0043278D"/>
    <w:rsid w:val="00432855"/>
    <w:rsid w:val="00432B32"/>
    <w:rsid w:val="00432CEE"/>
    <w:rsid w:val="00432D09"/>
    <w:rsid w:val="00433682"/>
    <w:rsid w:val="0043388E"/>
    <w:rsid w:val="00433C7F"/>
    <w:rsid w:val="00433DDD"/>
    <w:rsid w:val="00433E18"/>
    <w:rsid w:val="00433E21"/>
    <w:rsid w:val="0043405F"/>
    <w:rsid w:val="004347E9"/>
    <w:rsid w:val="00435061"/>
    <w:rsid w:val="004352D4"/>
    <w:rsid w:val="00435428"/>
    <w:rsid w:val="004360DB"/>
    <w:rsid w:val="004360FA"/>
    <w:rsid w:val="004361AF"/>
    <w:rsid w:val="00436282"/>
    <w:rsid w:val="004365DB"/>
    <w:rsid w:val="00436A97"/>
    <w:rsid w:val="00436D8A"/>
    <w:rsid w:val="00437556"/>
    <w:rsid w:val="0043781F"/>
    <w:rsid w:val="00440614"/>
    <w:rsid w:val="00440764"/>
    <w:rsid w:val="00440999"/>
    <w:rsid w:val="00440F4E"/>
    <w:rsid w:val="00441343"/>
    <w:rsid w:val="004413B0"/>
    <w:rsid w:val="004416D8"/>
    <w:rsid w:val="0044177D"/>
    <w:rsid w:val="004417DD"/>
    <w:rsid w:val="004420A1"/>
    <w:rsid w:val="00442686"/>
    <w:rsid w:val="00442757"/>
    <w:rsid w:val="004428BA"/>
    <w:rsid w:val="004428EB"/>
    <w:rsid w:val="00442D27"/>
    <w:rsid w:val="00442DA5"/>
    <w:rsid w:val="00443084"/>
    <w:rsid w:val="00443157"/>
    <w:rsid w:val="00443628"/>
    <w:rsid w:val="00443763"/>
    <w:rsid w:val="00443782"/>
    <w:rsid w:val="00443951"/>
    <w:rsid w:val="004439DD"/>
    <w:rsid w:val="00443FCD"/>
    <w:rsid w:val="0044444B"/>
    <w:rsid w:val="004445B2"/>
    <w:rsid w:val="004445E3"/>
    <w:rsid w:val="004446BB"/>
    <w:rsid w:val="004449D7"/>
    <w:rsid w:val="00444A7B"/>
    <w:rsid w:val="00444FDF"/>
    <w:rsid w:val="00445044"/>
    <w:rsid w:val="0044531B"/>
    <w:rsid w:val="0044551A"/>
    <w:rsid w:val="00445A99"/>
    <w:rsid w:val="00446271"/>
    <w:rsid w:val="00446584"/>
    <w:rsid w:val="0044667B"/>
    <w:rsid w:val="0044750F"/>
    <w:rsid w:val="00447AA4"/>
    <w:rsid w:val="00447C7A"/>
    <w:rsid w:val="0045019F"/>
    <w:rsid w:val="00450344"/>
    <w:rsid w:val="00450BBE"/>
    <w:rsid w:val="00451251"/>
    <w:rsid w:val="00451B54"/>
    <w:rsid w:val="00451BE5"/>
    <w:rsid w:val="00451C05"/>
    <w:rsid w:val="00451CB4"/>
    <w:rsid w:val="00451D33"/>
    <w:rsid w:val="004522E3"/>
    <w:rsid w:val="0045259E"/>
    <w:rsid w:val="00452C11"/>
    <w:rsid w:val="0045317C"/>
    <w:rsid w:val="00453262"/>
    <w:rsid w:val="00453DAC"/>
    <w:rsid w:val="00453EE6"/>
    <w:rsid w:val="00453F2D"/>
    <w:rsid w:val="00453F76"/>
    <w:rsid w:val="00453FBD"/>
    <w:rsid w:val="0045403A"/>
    <w:rsid w:val="00454117"/>
    <w:rsid w:val="004543B7"/>
    <w:rsid w:val="0045446E"/>
    <w:rsid w:val="0045463F"/>
    <w:rsid w:val="004546A6"/>
    <w:rsid w:val="00454ADF"/>
    <w:rsid w:val="00454B12"/>
    <w:rsid w:val="00454B62"/>
    <w:rsid w:val="00454BB1"/>
    <w:rsid w:val="00454BE9"/>
    <w:rsid w:val="00454CC3"/>
    <w:rsid w:val="00455124"/>
    <w:rsid w:val="004553EC"/>
    <w:rsid w:val="0045542B"/>
    <w:rsid w:val="004557F0"/>
    <w:rsid w:val="004558D4"/>
    <w:rsid w:val="00455AF6"/>
    <w:rsid w:val="00455FD5"/>
    <w:rsid w:val="00456000"/>
    <w:rsid w:val="004564F1"/>
    <w:rsid w:val="00456779"/>
    <w:rsid w:val="0045743C"/>
    <w:rsid w:val="00457509"/>
    <w:rsid w:val="00457722"/>
    <w:rsid w:val="004579C5"/>
    <w:rsid w:val="00457BB0"/>
    <w:rsid w:val="00457F14"/>
    <w:rsid w:val="0046005F"/>
    <w:rsid w:val="004603FD"/>
    <w:rsid w:val="00460850"/>
    <w:rsid w:val="004608F6"/>
    <w:rsid w:val="00460D9A"/>
    <w:rsid w:val="0046114E"/>
    <w:rsid w:val="0046154D"/>
    <w:rsid w:val="004615F2"/>
    <w:rsid w:val="004619BA"/>
    <w:rsid w:val="00461B94"/>
    <w:rsid w:val="00461FC7"/>
    <w:rsid w:val="0046200F"/>
    <w:rsid w:val="00462459"/>
    <w:rsid w:val="00462A8F"/>
    <w:rsid w:val="00462FD7"/>
    <w:rsid w:val="0046334B"/>
    <w:rsid w:val="00463DCB"/>
    <w:rsid w:val="00463F21"/>
    <w:rsid w:val="00464088"/>
    <w:rsid w:val="004642E6"/>
    <w:rsid w:val="0046466D"/>
    <w:rsid w:val="004647AD"/>
    <w:rsid w:val="00464BA3"/>
    <w:rsid w:val="004650BB"/>
    <w:rsid w:val="0046522C"/>
    <w:rsid w:val="0046582C"/>
    <w:rsid w:val="00465B59"/>
    <w:rsid w:val="00465BAC"/>
    <w:rsid w:val="00465BB1"/>
    <w:rsid w:val="00465F86"/>
    <w:rsid w:val="00466194"/>
    <w:rsid w:val="00466304"/>
    <w:rsid w:val="00466318"/>
    <w:rsid w:val="00466B94"/>
    <w:rsid w:val="004672A5"/>
    <w:rsid w:val="00467413"/>
    <w:rsid w:val="004675C7"/>
    <w:rsid w:val="004677BA"/>
    <w:rsid w:val="004677BF"/>
    <w:rsid w:val="00467AAB"/>
    <w:rsid w:val="00467C8E"/>
    <w:rsid w:val="00470AAC"/>
    <w:rsid w:val="0047149E"/>
    <w:rsid w:val="0047171B"/>
    <w:rsid w:val="00471C3D"/>
    <w:rsid w:val="00471C5C"/>
    <w:rsid w:val="004720CE"/>
    <w:rsid w:val="00472156"/>
    <w:rsid w:val="004722BE"/>
    <w:rsid w:val="00472430"/>
    <w:rsid w:val="00472671"/>
    <w:rsid w:val="00472BA2"/>
    <w:rsid w:val="00472F4D"/>
    <w:rsid w:val="0047334E"/>
    <w:rsid w:val="00473B05"/>
    <w:rsid w:val="00473EEC"/>
    <w:rsid w:val="004745AD"/>
    <w:rsid w:val="0047463A"/>
    <w:rsid w:val="004748BE"/>
    <w:rsid w:val="00474BDD"/>
    <w:rsid w:val="004754BB"/>
    <w:rsid w:val="004758FB"/>
    <w:rsid w:val="00475B38"/>
    <w:rsid w:val="00475BD3"/>
    <w:rsid w:val="0047600E"/>
    <w:rsid w:val="004760B5"/>
    <w:rsid w:val="00476111"/>
    <w:rsid w:val="004763F7"/>
    <w:rsid w:val="0047659F"/>
    <w:rsid w:val="0047670D"/>
    <w:rsid w:val="00476842"/>
    <w:rsid w:val="004768A1"/>
    <w:rsid w:val="00476B79"/>
    <w:rsid w:val="004777D4"/>
    <w:rsid w:val="004779EB"/>
    <w:rsid w:val="00477A88"/>
    <w:rsid w:val="00477F4A"/>
    <w:rsid w:val="0048006E"/>
    <w:rsid w:val="0048041E"/>
    <w:rsid w:val="00480663"/>
    <w:rsid w:val="00480D36"/>
    <w:rsid w:val="00480E65"/>
    <w:rsid w:val="00480FC6"/>
    <w:rsid w:val="0048110D"/>
    <w:rsid w:val="004811E0"/>
    <w:rsid w:val="004816F8"/>
    <w:rsid w:val="00481A2E"/>
    <w:rsid w:val="00481AD2"/>
    <w:rsid w:val="00481CC7"/>
    <w:rsid w:val="00481F28"/>
    <w:rsid w:val="004825D9"/>
    <w:rsid w:val="004833B0"/>
    <w:rsid w:val="00483C23"/>
    <w:rsid w:val="00484379"/>
    <w:rsid w:val="0048457A"/>
    <w:rsid w:val="00484598"/>
    <w:rsid w:val="00484AB0"/>
    <w:rsid w:val="00485058"/>
    <w:rsid w:val="004854C0"/>
    <w:rsid w:val="0048563C"/>
    <w:rsid w:val="00485B9E"/>
    <w:rsid w:val="00485C35"/>
    <w:rsid w:val="00485CD8"/>
    <w:rsid w:val="00485F64"/>
    <w:rsid w:val="004860A7"/>
    <w:rsid w:val="0048643C"/>
    <w:rsid w:val="00486A76"/>
    <w:rsid w:val="00486BD8"/>
    <w:rsid w:val="00486EFF"/>
    <w:rsid w:val="0048709E"/>
    <w:rsid w:val="00487754"/>
    <w:rsid w:val="0048789E"/>
    <w:rsid w:val="00487D2E"/>
    <w:rsid w:val="00487EF4"/>
    <w:rsid w:val="00490228"/>
    <w:rsid w:val="0049073D"/>
    <w:rsid w:val="00490A3D"/>
    <w:rsid w:val="00490B5C"/>
    <w:rsid w:val="00490C65"/>
    <w:rsid w:val="00490D1C"/>
    <w:rsid w:val="00490EBD"/>
    <w:rsid w:val="00491273"/>
    <w:rsid w:val="004916AB"/>
    <w:rsid w:val="0049176D"/>
    <w:rsid w:val="00491E28"/>
    <w:rsid w:val="004922C4"/>
    <w:rsid w:val="0049230C"/>
    <w:rsid w:val="00492CC5"/>
    <w:rsid w:val="00492D2F"/>
    <w:rsid w:val="00493296"/>
    <w:rsid w:val="004933E1"/>
    <w:rsid w:val="00493543"/>
    <w:rsid w:val="00493A3A"/>
    <w:rsid w:val="00493AB8"/>
    <w:rsid w:val="00494D1B"/>
    <w:rsid w:val="00494EC2"/>
    <w:rsid w:val="00494F01"/>
    <w:rsid w:val="0049537E"/>
    <w:rsid w:val="004958BE"/>
    <w:rsid w:val="00495A24"/>
    <w:rsid w:val="00495AF2"/>
    <w:rsid w:val="004966BC"/>
    <w:rsid w:val="00496A41"/>
    <w:rsid w:val="00497B92"/>
    <w:rsid w:val="00497F79"/>
    <w:rsid w:val="00497FEC"/>
    <w:rsid w:val="004A00FF"/>
    <w:rsid w:val="004A04C5"/>
    <w:rsid w:val="004A0BE6"/>
    <w:rsid w:val="004A17BF"/>
    <w:rsid w:val="004A18FC"/>
    <w:rsid w:val="004A1995"/>
    <w:rsid w:val="004A217E"/>
    <w:rsid w:val="004A21A3"/>
    <w:rsid w:val="004A268B"/>
    <w:rsid w:val="004A29E6"/>
    <w:rsid w:val="004A2C32"/>
    <w:rsid w:val="004A2C7F"/>
    <w:rsid w:val="004A2F40"/>
    <w:rsid w:val="004A309C"/>
    <w:rsid w:val="004A36C4"/>
    <w:rsid w:val="004A3933"/>
    <w:rsid w:val="004A3B18"/>
    <w:rsid w:val="004A4134"/>
    <w:rsid w:val="004A41AF"/>
    <w:rsid w:val="004A43C7"/>
    <w:rsid w:val="004A46BA"/>
    <w:rsid w:val="004A4934"/>
    <w:rsid w:val="004A581C"/>
    <w:rsid w:val="004A5A88"/>
    <w:rsid w:val="004A5D3C"/>
    <w:rsid w:val="004A62A1"/>
    <w:rsid w:val="004A63D9"/>
    <w:rsid w:val="004A6489"/>
    <w:rsid w:val="004A64A0"/>
    <w:rsid w:val="004A6D37"/>
    <w:rsid w:val="004A7774"/>
    <w:rsid w:val="004A7AC1"/>
    <w:rsid w:val="004B025D"/>
    <w:rsid w:val="004B040A"/>
    <w:rsid w:val="004B046D"/>
    <w:rsid w:val="004B1049"/>
    <w:rsid w:val="004B11C1"/>
    <w:rsid w:val="004B123D"/>
    <w:rsid w:val="004B194A"/>
    <w:rsid w:val="004B1ACF"/>
    <w:rsid w:val="004B1C7E"/>
    <w:rsid w:val="004B1EF0"/>
    <w:rsid w:val="004B20DE"/>
    <w:rsid w:val="004B2472"/>
    <w:rsid w:val="004B2777"/>
    <w:rsid w:val="004B2B19"/>
    <w:rsid w:val="004B2FC3"/>
    <w:rsid w:val="004B37AE"/>
    <w:rsid w:val="004B3BA7"/>
    <w:rsid w:val="004B3C14"/>
    <w:rsid w:val="004B3D07"/>
    <w:rsid w:val="004B4D25"/>
    <w:rsid w:val="004B4D5D"/>
    <w:rsid w:val="004B506E"/>
    <w:rsid w:val="004B5309"/>
    <w:rsid w:val="004B5704"/>
    <w:rsid w:val="004B69D7"/>
    <w:rsid w:val="004B6F51"/>
    <w:rsid w:val="004B70B9"/>
    <w:rsid w:val="004B71CC"/>
    <w:rsid w:val="004B72B9"/>
    <w:rsid w:val="004B73DF"/>
    <w:rsid w:val="004B763E"/>
    <w:rsid w:val="004B7895"/>
    <w:rsid w:val="004B78D7"/>
    <w:rsid w:val="004B7BD8"/>
    <w:rsid w:val="004B7BEE"/>
    <w:rsid w:val="004C0B4F"/>
    <w:rsid w:val="004C0E8A"/>
    <w:rsid w:val="004C14A9"/>
    <w:rsid w:val="004C1A57"/>
    <w:rsid w:val="004C2368"/>
    <w:rsid w:val="004C2DDA"/>
    <w:rsid w:val="004C2E19"/>
    <w:rsid w:val="004C2F42"/>
    <w:rsid w:val="004C2FC9"/>
    <w:rsid w:val="004C32BA"/>
    <w:rsid w:val="004C338A"/>
    <w:rsid w:val="004C3520"/>
    <w:rsid w:val="004C359F"/>
    <w:rsid w:val="004C3763"/>
    <w:rsid w:val="004C3DF3"/>
    <w:rsid w:val="004C4070"/>
    <w:rsid w:val="004C440B"/>
    <w:rsid w:val="004C484C"/>
    <w:rsid w:val="004C49E3"/>
    <w:rsid w:val="004C4DF6"/>
    <w:rsid w:val="004C51DF"/>
    <w:rsid w:val="004C5809"/>
    <w:rsid w:val="004C5BF2"/>
    <w:rsid w:val="004C5C32"/>
    <w:rsid w:val="004C609F"/>
    <w:rsid w:val="004C654E"/>
    <w:rsid w:val="004C6603"/>
    <w:rsid w:val="004C6611"/>
    <w:rsid w:val="004C6C55"/>
    <w:rsid w:val="004C6F0C"/>
    <w:rsid w:val="004C6F1C"/>
    <w:rsid w:val="004C70EE"/>
    <w:rsid w:val="004C731E"/>
    <w:rsid w:val="004C75FB"/>
    <w:rsid w:val="004C7CC9"/>
    <w:rsid w:val="004C7E02"/>
    <w:rsid w:val="004D018A"/>
    <w:rsid w:val="004D0656"/>
    <w:rsid w:val="004D074B"/>
    <w:rsid w:val="004D0D45"/>
    <w:rsid w:val="004D0F28"/>
    <w:rsid w:val="004D135B"/>
    <w:rsid w:val="004D139C"/>
    <w:rsid w:val="004D27D1"/>
    <w:rsid w:val="004D2890"/>
    <w:rsid w:val="004D2A06"/>
    <w:rsid w:val="004D2CE3"/>
    <w:rsid w:val="004D31C7"/>
    <w:rsid w:val="004D32A6"/>
    <w:rsid w:val="004D3964"/>
    <w:rsid w:val="004D3A03"/>
    <w:rsid w:val="004D3D8A"/>
    <w:rsid w:val="004D4079"/>
    <w:rsid w:val="004D427E"/>
    <w:rsid w:val="004D4540"/>
    <w:rsid w:val="004D463A"/>
    <w:rsid w:val="004D4758"/>
    <w:rsid w:val="004D4F35"/>
    <w:rsid w:val="004D509E"/>
    <w:rsid w:val="004D5484"/>
    <w:rsid w:val="004D54FB"/>
    <w:rsid w:val="004D5869"/>
    <w:rsid w:val="004D6183"/>
    <w:rsid w:val="004D62F9"/>
    <w:rsid w:val="004D6406"/>
    <w:rsid w:val="004D6794"/>
    <w:rsid w:val="004D6914"/>
    <w:rsid w:val="004D6BF9"/>
    <w:rsid w:val="004D6FF6"/>
    <w:rsid w:val="004D73FD"/>
    <w:rsid w:val="004D7DF6"/>
    <w:rsid w:val="004D7E20"/>
    <w:rsid w:val="004D7EF8"/>
    <w:rsid w:val="004E013E"/>
    <w:rsid w:val="004E0263"/>
    <w:rsid w:val="004E0CAB"/>
    <w:rsid w:val="004E0CAE"/>
    <w:rsid w:val="004E0E33"/>
    <w:rsid w:val="004E0E88"/>
    <w:rsid w:val="004E10AF"/>
    <w:rsid w:val="004E10EC"/>
    <w:rsid w:val="004E1FA8"/>
    <w:rsid w:val="004E218E"/>
    <w:rsid w:val="004E2295"/>
    <w:rsid w:val="004E23DC"/>
    <w:rsid w:val="004E28BA"/>
    <w:rsid w:val="004E2DD9"/>
    <w:rsid w:val="004E30D0"/>
    <w:rsid w:val="004E31EF"/>
    <w:rsid w:val="004E3225"/>
    <w:rsid w:val="004E3435"/>
    <w:rsid w:val="004E379D"/>
    <w:rsid w:val="004E39CA"/>
    <w:rsid w:val="004E3B52"/>
    <w:rsid w:val="004E3DD4"/>
    <w:rsid w:val="004E4066"/>
    <w:rsid w:val="004E4194"/>
    <w:rsid w:val="004E49CB"/>
    <w:rsid w:val="004E4A3E"/>
    <w:rsid w:val="004E4B3C"/>
    <w:rsid w:val="004E4E9C"/>
    <w:rsid w:val="004E54E5"/>
    <w:rsid w:val="004E555A"/>
    <w:rsid w:val="004E5638"/>
    <w:rsid w:val="004E5805"/>
    <w:rsid w:val="004E5892"/>
    <w:rsid w:val="004E58FD"/>
    <w:rsid w:val="004E5999"/>
    <w:rsid w:val="004E5F89"/>
    <w:rsid w:val="004E621A"/>
    <w:rsid w:val="004E636E"/>
    <w:rsid w:val="004E640B"/>
    <w:rsid w:val="004E6905"/>
    <w:rsid w:val="004E6AA8"/>
    <w:rsid w:val="004E6F4E"/>
    <w:rsid w:val="004E70EF"/>
    <w:rsid w:val="004E71C4"/>
    <w:rsid w:val="004F020B"/>
    <w:rsid w:val="004F0721"/>
    <w:rsid w:val="004F07E5"/>
    <w:rsid w:val="004F0A11"/>
    <w:rsid w:val="004F0A73"/>
    <w:rsid w:val="004F0B7B"/>
    <w:rsid w:val="004F10F0"/>
    <w:rsid w:val="004F14F3"/>
    <w:rsid w:val="004F15A6"/>
    <w:rsid w:val="004F1AB1"/>
    <w:rsid w:val="004F1D14"/>
    <w:rsid w:val="004F1D8A"/>
    <w:rsid w:val="004F28CB"/>
    <w:rsid w:val="004F2920"/>
    <w:rsid w:val="004F2B89"/>
    <w:rsid w:val="004F2D09"/>
    <w:rsid w:val="004F3010"/>
    <w:rsid w:val="004F367C"/>
    <w:rsid w:val="004F3B07"/>
    <w:rsid w:val="004F3F8F"/>
    <w:rsid w:val="004F4373"/>
    <w:rsid w:val="004F4D0C"/>
    <w:rsid w:val="004F4D56"/>
    <w:rsid w:val="004F4E35"/>
    <w:rsid w:val="004F5260"/>
    <w:rsid w:val="004F5508"/>
    <w:rsid w:val="004F5885"/>
    <w:rsid w:val="004F5B0F"/>
    <w:rsid w:val="004F6070"/>
    <w:rsid w:val="004F6106"/>
    <w:rsid w:val="004F6341"/>
    <w:rsid w:val="004F634E"/>
    <w:rsid w:val="004F6A73"/>
    <w:rsid w:val="004F726B"/>
    <w:rsid w:val="004F793E"/>
    <w:rsid w:val="004F7CB7"/>
    <w:rsid w:val="00500162"/>
    <w:rsid w:val="00500897"/>
    <w:rsid w:val="005015F9"/>
    <w:rsid w:val="005018F0"/>
    <w:rsid w:val="00501973"/>
    <w:rsid w:val="005021A5"/>
    <w:rsid w:val="0050278E"/>
    <w:rsid w:val="005027E6"/>
    <w:rsid w:val="00502A80"/>
    <w:rsid w:val="00502B32"/>
    <w:rsid w:val="00502E46"/>
    <w:rsid w:val="0050380C"/>
    <w:rsid w:val="00503BA1"/>
    <w:rsid w:val="00503F4C"/>
    <w:rsid w:val="005044CC"/>
    <w:rsid w:val="00504A5F"/>
    <w:rsid w:val="00504A87"/>
    <w:rsid w:val="00504F62"/>
    <w:rsid w:val="0050527A"/>
    <w:rsid w:val="0050574A"/>
    <w:rsid w:val="00505D1C"/>
    <w:rsid w:val="00506193"/>
    <w:rsid w:val="0050634E"/>
    <w:rsid w:val="00506A09"/>
    <w:rsid w:val="00506A88"/>
    <w:rsid w:val="0050701D"/>
    <w:rsid w:val="005070CD"/>
    <w:rsid w:val="00507892"/>
    <w:rsid w:val="00507ABF"/>
    <w:rsid w:val="00507B49"/>
    <w:rsid w:val="00507EF0"/>
    <w:rsid w:val="005102EE"/>
    <w:rsid w:val="0051050B"/>
    <w:rsid w:val="00510815"/>
    <w:rsid w:val="005108BD"/>
    <w:rsid w:val="005109E8"/>
    <w:rsid w:val="00510AC2"/>
    <w:rsid w:val="00510E61"/>
    <w:rsid w:val="00510F9E"/>
    <w:rsid w:val="005112ED"/>
    <w:rsid w:val="0051137D"/>
    <w:rsid w:val="0051153B"/>
    <w:rsid w:val="005116BA"/>
    <w:rsid w:val="005118DE"/>
    <w:rsid w:val="0051208B"/>
    <w:rsid w:val="00512198"/>
    <w:rsid w:val="00512C52"/>
    <w:rsid w:val="00512DAA"/>
    <w:rsid w:val="0051384E"/>
    <w:rsid w:val="00513B1D"/>
    <w:rsid w:val="00513F5E"/>
    <w:rsid w:val="00513FC1"/>
    <w:rsid w:val="00514834"/>
    <w:rsid w:val="0051483B"/>
    <w:rsid w:val="00514CE7"/>
    <w:rsid w:val="00514DCF"/>
    <w:rsid w:val="00514E4D"/>
    <w:rsid w:val="00514F8D"/>
    <w:rsid w:val="005151EA"/>
    <w:rsid w:val="00515726"/>
    <w:rsid w:val="00515898"/>
    <w:rsid w:val="00515A5A"/>
    <w:rsid w:val="00515A9F"/>
    <w:rsid w:val="00515AAD"/>
    <w:rsid w:val="00516396"/>
    <w:rsid w:val="00516A5C"/>
    <w:rsid w:val="00516B41"/>
    <w:rsid w:val="005171FA"/>
    <w:rsid w:val="0051736B"/>
    <w:rsid w:val="005176C1"/>
    <w:rsid w:val="00517BBB"/>
    <w:rsid w:val="00517CA1"/>
    <w:rsid w:val="00517D97"/>
    <w:rsid w:val="00520440"/>
    <w:rsid w:val="005204C7"/>
    <w:rsid w:val="005207AE"/>
    <w:rsid w:val="00521138"/>
    <w:rsid w:val="005211A0"/>
    <w:rsid w:val="00521630"/>
    <w:rsid w:val="00521717"/>
    <w:rsid w:val="00521A78"/>
    <w:rsid w:val="00521D5C"/>
    <w:rsid w:val="00522450"/>
    <w:rsid w:val="00522DD8"/>
    <w:rsid w:val="00522DDC"/>
    <w:rsid w:val="00523004"/>
    <w:rsid w:val="0052346A"/>
    <w:rsid w:val="00523540"/>
    <w:rsid w:val="00523718"/>
    <w:rsid w:val="00523C75"/>
    <w:rsid w:val="00523F16"/>
    <w:rsid w:val="00524347"/>
    <w:rsid w:val="005243D3"/>
    <w:rsid w:val="005249FE"/>
    <w:rsid w:val="00524AF8"/>
    <w:rsid w:val="00524B43"/>
    <w:rsid w:val="0052524B"/>
    <w:rsid w:val="00525574"/>
    <w:rsid w:val="00525593"/>
    <w:rsid w:val="0052576D"/>
    <w:rsid w:val="005265FE"/>
    <w:rsid w:val="0052691D"/>
    <w:rsid w:val="00526920"/>
    <w:rsid w:val="00526B4D"/>
    <w:rsid w:val="0052721B"/>
    <w:rsid w:val="0052797D"/>
    <w:rsid w:val="00527FB2"/>
    <w:rsid w:val="00530065"/>
    <w:rsid w:val="005301BF"/>
    <w:rsid w:val="005301C0"/>
    <w:rsid w:val="00530268"/>
    <w:rsid w:val="00530418"/>
    <w:rsid w:val="0053051A"/>
    <w:rsid w:val="00530520"/>
    <w:rsid w:val="00530895"/>
    <w:rsid w:val="00530A14"/>
    <w:rsid w:val="00530E6F"/>
    <w:rsid w:val="00530F14"/>
    <w:rsid w:val="00531765"/>
    <w:rsid w:val="005317AA"/>
    <w:rsid w:val="00531846"/>
    <w:rsid w:val="00531863"/>
    <w:rsid w:val="00531ACC"/>
    <w:rsid w:val="0053241D"/>
    <w:rsid w:val="00532508"/>
    <w:rsid w:val="00532567"/>
    <w:rsid w:val="00532631"/>
    <w:rsid w:val="00532766"/>
    <w:rsid w:val="00532DCF"/>
    <w:rsid w:val="00532E03"/>
    <w:rsid w:val="005330A5"/>
    <w:rsid w:val="0053315A"/>
    <w:rsid w:val="005334D9"/>
    <w:rsid w:val="00533AC6"/>
    <w:rsid w:val="00533C4C"/>
    <w:rsid w:val="00533E62"/>
    <w:rsid w:val="005346BB"/>
    <w:rsid w:val="00535245"/>
    <w:rsid w:val="00535760"/>
    <w:rsid w:val="0053581A"/>
    <w:rsid w:val="00535DF6"/>
    <w:rsid w:val="00535F62"/>
    <w:rsid w:val="00535F9C"/>
    <w:rsid w:val="00536033"/>
    <w:rsid w:val="00536492"/>
    <w:rsid w:val="0053683A"/>
    <w:rsid w:val="00536A1F"/>
    <w:rsid w:val="00536C9C"/>
    <w:rsid w:val="00536E00"/>
    <w:rsid w:val="00536E35"/>
    <w:rsid w:val="00537014"/>
    <w:rsid w:val="0053754E"/>
    <w:rsid w:val="005375A4"/>
    <w:rsid w:val="00537AEA"/>
    <w:rsid w:val="005403BA"/>
    <w:rsid w:val="005404D9"/>
    <w:rsid w:val="005405E0"/>
    <w:rsid w:val="00540C9F"/>
    <w:rsid w:val="00540E32"/>
    <w:rsid w:val="00541850"/>
    <w:rsid w:val="00541864"/>
    <w:rsid w:val="00541CC4"/>
    <w:rsid w:val="00541D61"/>
    <w:rsid w:val="005422F1"/>
    <w:rsid w:val="00542319"/>
    <w:rsid w:val="00542635"/>
    <w:rsid w:val="00542C12"/>
    <w:rsid w:val="00543836"/>
    <w:rsid w:val="00543D66"/>
    <w:rsid w:val="00544806"/>
    <w:rsid w:val="00544F1A"/>
    <w:rsid w:val="00544F7C"/>
    <w:rsid w:val="0054517F"/>
    <w:rsid w:val="00545257"/>
    <w:rsid w:val="00545316"/>
    <w:rsid w:val="00545872"/>
    <w:rsid w:val="005459E2"/>
    <w:rsid w:val="00545DC9"/>
    <w:rsid w:val="00546084"/>
    <w:rsid w:val="00546415"/>
    <w:rsid w:val="005464C5"/>
    <w:rsid w:val="0054664C"/>
    <w:rsid w:val="005467F0"/>
    <w:rsid w:val="00546887"/>
    <w:rsid w:val="005468C3"/>
    <w:rsid w:val="005469F9"/>
    <w:rsid w:val="00546B0E"/>
    <w:rsid w:val="00546E8D"/>
    <w:rsid w:val="005472B0"/>
    <w:rsid w:val="00547666"/>
    <w:rsid w:val="00547775"/>
    <w:rsid w:val="005478D1"/>
    <w:rsid w:val="005479E4"/>
    <w:rsid w:val="00547E39"/>
    <w:rsid w:val="005503F4"/>
    <w:rsid w:val="005506EE"/>
    <w:rsid w:val="0055071D"/>
    <w:rsid w:val="005509C3"/>
    <w:rsid w:val="00550A0E"/>
    <w:rsid w:val="00550BEE"/>
    <w:rsid w:val="00550D34"/>
    <w:rsid w:val="00550D3E"/>
    <w:rsid w:val="00551F1F"/>
    <w:rsid w:val="00551FD1"/>
    <w:rsid w:val="00552049"/>
    <w:rsid w:val="005521D9"/>
    <w:rsid w:val="0055284B"/>
    <w:rsid w:val="005528BD"/>
    <w:rsid w:val="005529C2"/>
    <w:rsid w:val="00552C0F"/>
    <w:rsid w:val="00552CC5"/>
    <w:rsid w:val="00553121"/>
    <w:rsid w:val="00553156"/>
    <w:rsid w:val="00553302"/>
    <w:rsid w:val="00553702"/>
    <w:rsid w:val="005537D1"/>
    <w:rsid w:val="00553868"/>
    <w:rsid w:val="005539EA"/>
    <w:rsid w:val="00553EB8"/>
    <w:rsid w:val="00554351"/>
    <w:rsid w:val="005545D5"/>
    <w:rsid w:val="00554738"/>
    <w:rsid w:val="00554C66"/>
    <w:rsid w:val="00555533"/>
    <w:rsid w:val="00555791"/>
    <w:rsid w:val="00555830"/>
    <w:rsid w:val="00555D2E"/>
    <w:rsid w:val="00555DD4"/>
    <w:rsid w:val="005561E0"/>
    <w:rsid w:val="0055638F"/>
    <w:rsid w:val="00556ABA"/>
    <w:rsid w:val="00556C0C"/>
    <w:rsid w:val="00556C11"/>
    <w:rsid w:val="005570DE"/>
    <w:rsid w:val="00557252"/>
    <w:rsid w:val="00557353"/>
    <w:rsid w:val="00557380"/>
    <w:rsid w:val="005574A3"/>
    <w:rsid w:val="0055777D"/>
    <w:rsid w:val="005578CF"/>
    <w:rsid w:val="0056033D"/>
    <w:rsid w:val="00560800"/>
    <w:rsid w:val="00560821"/>
    <w:rsid w:val="00560D86"/>
    <w:rsid w:val="005611B8"/>
    <w:rsid w:val="00561359"/>
    <w:rsid w:val="00561433"/>
    <w:rsid w:val="0056187A"/>
    <w:rsid w:val="005618E3"/>
    <w:rsid w:val="00561BBC"/>
    <w:rsid w:val="00561FC2"/>
    <w:rsid w:val="0056207E"/>
    <w:rsid w:val="00562484"/>
    <w:rsid w:val="00562531"/>
    <w:rsid w:val="005626AD"/>
    <w:rsid w:val="00562841"/>
    <w:rsid w:val="005629BB"/>
    <w:rsid w:val="005629BE"/>
    <w:rsid w:val="00562A82"/>
    <w:rsid w:val="00562B9C"/>
    <w:rsid w:val="00563020"/>
    <w:rsid w:val="0056309D"/>
    <w:rsid w:val="00563949"/>
    <w:rsid w:val="00563E3F"/>
    <w:rsid w:val="005640A1"/>
    <w:rsid w:val="005640D5"/>
    <w:rsid w:val="00564A57"/>
    <w:rsid w:val="0056552A"/>
    <w:rsid w:val="00566130"/>
    <w:rsid w:val="005665E4"/>
    <w:rsid w:val="0056670D"/>
    <w:rsid w:val="00566833"/>
    <w:rsid w:val="00566FCE"/>
    <w:rsid w:val="00567337"/>
    <w:rsid w:val="005679F7"/>
    <w:rsid w:val="00567A94"/>
    <w:rsid w:val="00567B2D"/>
    <w:rsid w:val="00567BB0"/>
    <w:rsid w:val="00567EB6"/>
    <w:rsid w:val="00570005"/>
    <w:rsid w:val="00570714"/>
    <w:rsid w:val="00570A10"/>
    <w:rsid w:val="00570D53"/>
    <w:rsid w:val="005711AA"/>
    <w:rsid w:val="005711E7"/>
    <w:rsid w:val="00571F05"/>
    <w:rsid w:val="005721A9"/>
    <w:rsid w:val="00572508"/>
    <w:rsid w:val="005729B2"/>
    <w:rsid w:val="00572A6C"/>
    <w:rsid w:val="00573263"/>
    <w:rsid w:val="00573373"/>
    <w:rsid w:val="00573AAF"/>
    <w:rsid w:val="005741E0"/>
    <w:rsid w:val="005744D2"/>
    <w:rsid w:val="005746D5"/>
    <w:rsid w:val="0057472D"/>
    <w:rsid w:val="00574892"/>
    <w:rsid w:val="0057497E"/>
    <w:rsid w:val="005749FB"/>
    <w:rsid w:val="00575356"/>
    <w:rsid w:val="0057588F"/>
    <w:rsid w:val="005759D7"/>
    <w:rsid w:val="00575D2B"/>
    <w:rsid w:val="005760AC"/>
    <w:rsid w:val="005760DB"/>
    <w:rsid w:val="005765A6"/>
    <w:rsid w:val="00577445"/>
    <w:rsid w:val="00577F74"/>
    <w:rsid w:val="00577FC7"/>
    <w:rsid w:val="005808BD"/>
    <w:rsid w:val="00580A9B"/>
    <w:rsid w:val="0058132D"/>
    <w:rsid w:val="00581AD6"/>
    <w:rsid w:val="00581D93"/>
    <w:rsid w:val="00581F69"/>
    <w:rsid w:val="005821C0"/>
    <w:rsid w:val="005825C2"/>
    <w:rsid w:val="00583C8E"/>
    <w:rsid w:val="00583F9F"/>
    <w:rsid w:val="0058418D"/>
    <w:rsid w:val="00584490"/>
    <w:rsid w:val="00584A7D"/>
    <w:rsid w:val="00585165"/>
    <w:rsid w:val="005852BC"/>
    <w:rsid w:val="0058578C"/>
    <w:rsid w:val="00585F39"/>
    <w:rsid w:val="005865DF"/>
    <w:rsid w:val="0058664E"/>
    <w:rsid w:val="00586963"/>
    <w:rsid w:val="00586AB3"/>
    <w:rsid w:val="00586EC3"/>
    <w:rsid w:val="0058723A"/>
    <w:rsid w:val="0058761C"/>
    <w:rsid w:val="005901C7"/>
    <w:rsid w:val="0059069C"/>
    <w:rsid w:val="00590BCF"/>
    <w:rsid w:val="00591602"/>
    <w:rsid w:val="00592E3F"/>
    <w:rsid w:val="00593879"/>
    <w:rsid w:val="00593898"/>
    <w:rsid w:val="005938B7"/>
    <w:rsid w:val="00593A93"/>
    <w:rsid w:val="00593D66"/>
    <w:rsid w:val="005944E0"/>
    <w:rsid w:val="005946EC"/>
    <w:rsid w:val="005946FA"/>
    <w:rsid w:val="0059482F"/>
    <w:rsid w:val="00594B67"/>
    <w:rsid w:val="00594C21"/>
    <w:rsid w:val="00594D06"/>
    <w:rsid w:val="005953E8"/>
    <w:rsid w:val="0059580F"/>
    <w:rsid w:val="00595C34"/>
    <w:rsid w:val="00595DD9"/>
    <w:rsid w:val="00596133"/>
    <w:rsid w:val="00596161"/>
    <w:rsid w:val="00596B2F"/>
    <w:rsid w:val="00596E51"/>
    <w:rsid w:val="005973D1"/>
    <w:rsid w:val="00597511"/>
    <w:rsid w:val="00597F65"/>
    <w:rsid w:val="005A01E7"/>
    <w:rsid w:val="005A058A"/>
    <w:rsid w:val="005A05DA"/>
    <w:rsid w:val="005A0715"/>
    <w:rsid w:val="005A09CF"/>
    <w:rsid w:val="005A0EFE"/>
    <w:rsid w:val="005A0F94"/>
    <w:rsid w:val="005A1223"/>
    <w:rsid w:val="005A1358"/>
    <w:rsid w:val="005A16AE"/>
    <w:rsid w:val="005A1DCF"/>
    <w:rsid w:val="005A23DE"/>
    <w:rsid w:val="005A2449"/>
    <w:rsid w:val="005A2E29"/>
    <w:rsid w:val="005A3080"/>
    <w:rsid w:val="005A3198"/>
    <w:rsid w:val="005A34F0"/>
    <w:rsid w:val="005A3B04"/>
    <w:rsid w:val="005A3B42"/>
    <w:rsid w:val="005A476B"/>
    <w:rsid w:val="005A47E4"/>
    <w:rsid w:val="005A4C61"/>
    <w:rsid w:val="005A4CDC"/>
    <w:rsid w:val="005A4CF1"/>
    <w:rsid w:val="005A4FE0"/>
    <w:rsid w:val="005A510B"/>
    <w:rsid w:val="005A5489"/>
    <w:rsid w:val="005A5B03"/>
    <w:rsid w:val="005A620E"/>
    <w:rsid w:val="005A631A"/>
    <w:rsid w:val="005A637C"/>
    <w:rsid w:val="005A66C7"/>
    <w:rsid w:val="005A6A4A"/>
    <w:rsid w:val="005A6F14"/>
    <w:rsid w:val="005A6F9F"/>
    <w:rsid w:val="005A6FD8"/>
    <w:rsid w:val="005A76AD"/>
    <w:rsid w:val="005A77A3"/>
    <w:rsid w:val="005A79ED"/>
    <w:rsid w:val="005A7DA2"/>
    <w:rsid w:val="005A7FB7"/>
    <w:rsid w:val="005B0053"/>
    <w:rsid w:val="005B0180"/>
    <w:rsid w:val="005B0366"/>
    <w:rsid w:val="005B04A7"/>
    <w:rsid w:val="005B0598"/>
    <w:rsid w:val="005B06E2"/>
    <w:rsid w:val="005B07E1"/>
    <w:rsid w:val="005B0A1E"/>
    <w:rsid w:val="005B0CB9"/>
    <w:rsid w:val="005B127E"/>
    <w:rsid w:val="005B18A0"/>
    <w:rsid w:val="005B1FF2"/>
    <w:rsid w:val="005B2208"/>
    <w:rsid w:val="005B2247"/>
    <w:rsid w:val="005B2303"/>
    <w:rsid w:val="005B248A"/>
    <w:rsid w:val="005B2686"/>
    <w:rsid w:val="005B3285"/>
    <w:rsid w:val="005B42EE"/>
    <w:rsid w:val="005B487E"/>
    <w:rsid w:val="005B5319"/>
    <w:rsid w:val="005B5376"/>
    <w:rsid w:val="005B5E81"/>
    <w:rsid w:val="005B63A3"/>
    <w:rsid w:val="005B6936"/>
    <w:rsid w:val="005B7429"/>
    <w:rsid w:val="005B79A7"/>
    <w:rsid w:val="005C0BD8"/>
    <w:rsid w:val="005C0D51"/>
    <w:rsid w:val="005C1638"/>
    <w:rsid w:val="005C1640"/>
    <w:rsid w:val="005C17DE"/>
    <w:rsid w:val="005C2309"/>
    <w:rsid w:val="005C24DE"/>
    <w:rsid w:val="005C2559"/>
    <w:rsid w:val="005C2F4B"/>
    <w:rsid w:val="005C3AA0"/>
    <w:rsid w:val="005C3D96"/>
    <w:rsid w:val="005C3F6C"/>
    <w:rsid w:val="005C4348"/>
    <w:rsid w:val="005C45F6"/>
    <w:rsid w:val="005C5153"/>
    <w:rsid w:val="005C540B"/>
    <w:rsid w:val="005C5F47"/>
    <w:rsid w:val="005C600F"/>
    <w:rsid w:val="005C6B00"/>
    <w:rsid w:val="005C6C7E"/>
    <w:rsid w:val="005C6D90"/>
    <w:rsid w:val="005C70E6"/>
    <w:rsid w:val="005C7229"/>
    <w:rsid w:val="005C72F6"/>
    <w:rsid w:val="005C7E8A"/>
    <w:rsid w:val="005D0075"/>
    <w:rsid w:val="005D04DE"/>
    <w:rsid w:val="005D1014"/>
    <w:rsid w:val="005D1F60"/>
    <w:rsid w:val="005D2138"/>
    <w:rsid w:val="005D216B"/>
    <w:rsid w:val="005D236F"/>
    <w:rsid w:val="005D246F"/>
    <w:rsid w:val="005D2C1B"/>
    <w:rsid w:val="005D2F46"/>
    <w:rsid w:val="005D317F"/>
    <w:rsid w:val="005D37DE"/>
    <w:rsid w:val="005D397B"/>
    <w:rsid w:val="005D3CBF"/>
    <w:rsid w:val="005D4714"/>
    <w:rsid w:val="005D4A75"/>
    <w:rsid w:val="005D56AF"/>
    <w:rsid w:val="005D6483"/>
    <w:rsid w:val="005D6B7F"/>
    <w:rsid w:val="005D6DCA"/>
    <w:rsid w:val="005D6ED2"/>
    <w:rsid w:val="005D70D9"/>
    <w:rsid w:val="005D720E"/>
    <w:rsid w:val="005D7343"/>
    <w:rsid w:val="005D7555"/>
    <w:rsid w:val="005D76C7"/>
    <w:rsid w:val="005D7FAB"/>
    <w:rsid w:val="005E006B"/>
    <w:rsid w:val="005E006E"/>
    <w:rsid w:val="005E0421"/>
    <w:rsid w:val="005E07AA"/>
    <w:rsid w:val="005E0A2E"/>
    <w:rsid w:val="005E0B64"/>
    <w:rsid w:val="005E1935"/>
    <w:rsid w:val="005E1E1E"/>
    <w:rsid w:val="005E1EC7"/>
    <w:rsid w:val="005E2448"/>
    <w:rsid w:val="005E273C"/>
    <w:rsid w:val="005E2797"/>
    <w:rsid w:val="005E2856"/>
    <w:rsid w:val="005E2E71"/>
    <w:rsid w:val="005E35FC"/>
    <w:rsid w:val="005E3BB9"/>
    <w:rsid w:val="005E3C01"/>
    <w:rsid w:val="005E3C48"/>
    <w:rsid w:val="005E3E09"/>
    <w:rsid w:val="005E3EEB"/>
    <w:rsid w:val="005E3FE3"/>
    <w:rsid w:val="005E41B1"/>
    <w:rsid w:val="005E4559"/>
    <w:rsid w:val="005E46F5"/>
    <w:rsid w:val="005E4BBD"/>
    <w:rsid w:val="005E4E8D"/>
    <w:rsid w:val="005E52E5"/>
    <w:rsid w:val="005E5558"/>
    <w:rsid w:val="005E557B"/>
    <w:rsid w:val="005E566F"/>
    <w:rsid w:val="005E58B7"/>
    <w:rsid w:val="005E5BC6"/>
    <w:rsid w:val="005E657D"/>
    <w:rsid w:val="005E65D7"/>
    <w:rsid w:val="005E6B13"/>
    <w:rsid w:val="005E6C10"/>
    <w:rsid w:val="005E6EBB"/>
    <w:rsid w:val="005E6F3C"/>
    <w:rsid w:val="005E7698"/>
    <w:rsid w:val="005E780F"/>
    <w:rsid w:val="005E792A"/>
    <w:rsid w:val="005E7D6C"/>
    <w:rsid w:val="005F01EE"/>
    <w:rsid w:val="005F02CD"/>
    <w:rsid w:val="005F0957"/>
    <w:rsid w:val="005F09C6"/>
    <w:rsid w:val="005F0C95"/>
    <w:rsid w:val="005F0E64"/>
    <w:rsid w:val="005F113C"/>
    <w:rsid w:val="005F12A7"/>
    <w:rsid w:val="005F12B2"/>
    <w:rsid w:val="005F139D"/>
    <w:rsid w:val="005F13F9"/>
    <w:rsid w:val="005F158C"/>
    <w:rsid w:val="005F1A7E"/>
    <w:rsid w:val="005F1C47"/>
    <w:rsid w:val="005F33F8"/>
    <w:rsid w:val="005F3475"/>
    <w:rsid w:val="005F39CF"/>
    <w:rsid w:val="005F3AFD"/>
    <w:rsid w:val="005F40BC"/>
    <w:rsid w:val="005F413F"/>
    <w:rsid w:val="005F49F0"/>
    <w:rsid w:val="005F4E11"/>
    <w:rsid w:val="005F50B1"/>
    <w:rsid w:val="005F53B5"/>
    <w:rsid w:val="005F53EB"/>
    <w:rsid w:val="005F5714"/>
    <w:rsid w:val="005F5978"/>
    <w:rsid w:val="005F5A7B"/>
    <w:rsid w:val="005F5E2C"/>
    <w:rsid w:val="005F687C"/>
    <w:rsid w:val="005F6B09"/>
    <w:rsid w:val="005F7015"/>
    <w:rsid w:val="005F77CB"/>
    <w:rsid w:val="005F79A8"/>
    <w:rsid w:val="00600556"/>
    <w:rsid w:val="00600560"/>
    <w:rsid w:val="006006AF"/>
    <w:rsid w:val="00600931"/>
    <w:rsid w:val="00600F8F"/>
    <w:rsid w:val="0060141D"/>
    <w:rsid w:val="006018F7"/>
    <w:rsid w:val="00601ACD"/>
    <w:rsid w:val="00601C4D"/>
    <w:rsid w:val="00602102"/>
    <w:rsid w:val="006025E0"/>
    <w:rsid w:val="0060288B"/>
    <w:rsid w:val="00602A75"/>
    <w:rsid w:val="00602C8E"/>
    <w:rsid w:val="00602CDB"/>
    <w:rsid w:val="00602D74"/>
    <w:rsid w:val="00602ECA"/>
    <w:rsid w:val="00602F55"/>
    <w:rsid w:val="006037A5"/>
    <w:rsid w:val="00603976"/>
    <w:rsid w:val="0060408C"/>
    <w:rsid w:val="006049BE"/>
    <w:rsid w:val="00604C72"/>
    <w:rsid w:val="0060523B"/>
    <w:rsid w:val="00605627"/>
    <w:rsid w:val="006057D8"/>
    <w:rsid w:val="00606889"/>
    <w:rsid w:val="006071D8"/>
    <w:rsid w:val="0060745C"/>
    <w:rsid w:val="006075F6"/>
    <w:rsid w:val="006078A1"/>
    <w:rsid w:val="00607CA6"/>
    <w:rsid w:val="00607CBD"/>
    <w:rsid w:val="00607DA6"/>
    <w:rsid w:val="006107F9"/>
    <w:rsid w:val="00610981"/>
    <w:rsid w:val="00610F30"/>
    <w:rsid w:val="00612255"/>
    <w:rsid w:val="006126E2"/>
    <w:rsid w:val="0061278A"/>
    <w:rsid w:val="00612A21"/>
    <w:rsid w:val="00613478"/>
    <w:rsid w:val="006137EF"/>
    <w:rsid w:val="006138C3"/>
    <w:rsid w:val="00613A94"/>
    <w:rsid w:val="00613BD7"/>
    <w:rsid w:val="00614010"/>
    <w:rsid w:val="00614151"/>
    <w:rsid w:val="00614363"/>
    <w:rsid w:val="0061437B"/>
    <w:rsid w:val="00614EF6"/>
    <w:rsid w:val="006155B8"/>
    <w:rsid w:val="0061598A"/>
    <w:rsid w:val="00616321"/>
    <w:rsid w:val="00616971"/>
    <w:rsid w:val="00616A90"/>
    <w:rsid w:val="00617044"/>
    <w:rsid w:val="006171FB"/>
    <w:rsid w:val="006173D0"/>
    <w:rsid w:val="0061788E"/>
    <w:rsid w:val="00617934"/>
    <w:rsid w:val="00617A19"/>
    <w:rsid w:val="0062015A"/>
    <w:rsid w:val="006202EA"/>
    <w:rsid w:val="00620566"/>
    <w:rsid w:val="006210BA"/>
    <w:rsid w:val="00621410"/>
    <w:rsid w:val="006217B5"/>
    <w:rsid w:val="00621F25"/>
    <w:rsid w:val="006228BE"/>
    <w:rsid w:val="00622938"/>
    <w:rsid w:val="00622C8C"/>
    <w:rsid w:val="006230D6"/>
    <w:rsid w:val="006231FD"/>
    <w:rsid w:val="0062347D"/>
    <w:rsid w:val="00623A47"/>
    <w:rsid w:val="00623A6A"/>
    <w:rsid w:val="00623AAE"/>
    <w:rsid w:val="00623AC6"/>
    <w:rsid w:val="00623B5D"/>
    <w:rsid w:val="00623CE0"/>
    <w:rsid w:val="0062435A"/>
    <w:rsid w:val="006243DA"/>
    <w:rsid w:val="006246DD"/>
    <w:rsid w:val="00624889"/>
    <w:rsid w:val="00624DDD"/>
    <w:rsid w:val="006251C9"/>
    <w:rsid w:val="00625358"/>
    <w:rsid w:val="00625F41"/>
    <w:rsid w:val="00626085"/>
    <w:rsid w:val="00626998"/>
    <w:rsid w:val="00626D1B"/>
    <w:rsid w:val="00627206"/>
    <w:rsid w:val="00627290"/>
    <w:rsid w:val="006275BE"/>
    <w:rsid w:val="00627A04"/>
    <w:rsid w:val="00627A71"/>
    <w:rsid w:val="00630299"/>
    <w:rsid w:val="0063050B"/>
    <w:rsid w:val="0063163F"/>
    <w:rsid w:val="006319C1"/>
    <w:rsid w:val="00631C7D"/>
    <w:rsid w:val="0063205D"/>
    <w:rsid w:val="0063212E"/>
    <w:rsid w:val="00632415"/>
    <w:rsid w:val="00632C2B"/>
    <w:rsid w:val="00633387"/>
    <w:rsid w:val="006333E4"/>
    <w:rsid w:val="00633FD4"/>
    <w:rsid w:val="006344F7"/>
    <w:rsid w:val="00634970"/>
    <w:rsid w:val="00634B54"/>
    <w:rsid w:val="00634E1D"/>
    <w:rsid w:val="00634E7F"/>
    <w:rsid w:val="006351FB"/>
    <w:rsid w:val="006352E6"/>
    <w:rsid w:val="00635534"/>
    <w:rsid w:val="00635B03"/>
    <w:rsid w:val="00635FA1"/>
    <w:rsid w:val="00636C52"/>
    <w:rsid w:val="00636FAE"/>
    <w:rsid w:val="00637E12"/>
    <w:rsid w:val="00637E91"/>
    <w:rsid w:val="00640556"/>
    <w:rsid w:val="00640C37"/>
    <w:rsid w:val="00640C8C"/>
    <w:rsid w:val="00640CEC"/>
    <w:rsid w:val="00641069"/>
    <w:rsid w:val="006416C9"/>
    <w:rsid w:val="006418DB"/>
    <w:rsid w:val="00641C03"/>
    <w:rsid w:val="00641C56"/>
    <w:rsid w:val="00642163"/>
    <w:rsid w:val="00642671"/>
    <w:rsid w:val="00643410"/>
    <w:rsid w:val="006435DC"/>
    <w:rsid w:val="0064366A"/>
    <w:rsid w:val="0064383B"/>
    <w:rsid w:val="00643B90"/>
    <w:rsid w:val="00643C15"/>
    <w:rsid w:val="00643C44"/>
    <w:rsid w:val="00643ED0"/>
    <w:rsid w:val="006440F0"/>
    <w:rsid w:val="006442C9"/>
    <w:rsid w:val="0064463A"/>
    <w:rsid w:val="00644894"/>
    <w:rsid w:val="0064498E"/>
    <w:rsid w:val="00644B00"/>
    <w:rsid w:val="00644EB0"/>
    <w:rsid w:val="00645986"/>
    <w:rsid w:val="00645D91"/>
    <w:rsid w:val="00645F55"/>
    <w:rsid w:val="0064603C"/>
    <w:rsid w:val="0064646A"/>
    <w:rsid w:val="006467EE"/>
    <w:rsid w:val="00646B72"/>
    <w:rsid w:val="00646E57"/>
    <w:rsid w:val="006475C0"/>
    <w:rsid w:val="006476B8"/>
    <w:rsid w:val="00647ACE"/>
    <w:rsid w:val="00647B14"/>
    <w:rsid w:val="00650565"/>
    <w:rsid w:val="006508AA"/>
    <w:rsid w:val="00650C90"/>
    <w:rsid w:val="006516BD"/>
    <w:rsid w:val="00651CFB"/>
    <w:rsid w:val="0065277F"/>
    <w:rsid w:val="00652B96"/>
    <w:rsid w:val="0065340C"/>
    <w:rsid w:val="006544BD"/>
    <w:rsid w:val="006544CA"/>
    <w:rsid w:val="00654510"/>
    <w:rsid w:val="0065470C"/>
    <w:rsid w:val="006549C1"/>
    <w:rsid w:val="00654C90"/>
    <w:rsid w:val="00654E50"/>
    <w:rsid w:val="00655026"/>
    <w:rsid w:val="006554A8"/>
    <w:rsid w:val="0065579B"/>
    <w:rsid w:val="00655F83"/>
    <w:rsid w:val="0065602F"/>
    <w:rsid w:val="006562E5"/>
    <w:rsid w:val="00656560"/>
    <w:rsid w:val="00656BC1"/>
    <w:rsid w:val="00656DB9"/>
    <w:rsid w:val="00656E1F"/>
    <w:rsid w:val="00656EE1"/>
    <w:rsid w:val="00657564"/>
    <w:rsid w:val="00657B36"/>
    <w:rsid w:val="00657C93"/>
    <w:rsid w:val="00657EA0"/>
    <w:rsid w:val="00657EB7"/>
    <w:rsid w:val="00657EF8"/>
    <w:rsid w:val="00660007"/>
    <w:rsid w:val="006601D4"/>
    <w:rsid w:val="00660209"/>
    <w:rsid w:val="00660280"/>
    <w:rsid w:val="00660591"/>
    <w:rsid w:val="0066075C"/>
    <w:rsid w:val="00660BB4"/>
    <w:rsid w:val="00660F6F"/>
    <w:rsid w:val="00661346"/>
    <w:rsid w:val="00661595"/>
    <w:rsid w:val="0066171E"/>
    <w:rsid w:val="006618CD"/>
    <w:rsid w:val="00661A9D"/>
    <w:rsid w:val="00661BF0"/>
    <w:rsid w:val="00661D94"/>
    <w:rsid w:val="00662030"/>
    <w:rsid w:val="00662CB2"/>
    <w:rsid w:val="006634A3"/>
    <w:rsid w:val="00663586"/>
    <w:rsid w:val="006637B0"/>
    <w:rsid w:val="00663BCB"/>
    <w:rsid w:val="00663C46"/>
    <w:rsid w:val="00663E0F"/>
    <w:rsid w:val="0066409B"/>
    <w:rsid w:val="006641FA"/>
    <w:rsid w:val="006643F7"/>
    <w:rsid w:val="00664802"/>
    <w:rsid w:val="00664B0D"/>
    <w:rsid w:val="00664EE6"/>
    <w:rsid w:val="00664EF6"/>
    <w:rsid w:val="006651E7"/>
    <w:rsid w:val="00665371"/>
    <w:rsid w:val="00665600"/>
    <w:rsid w:val="00665C94"/>
    <w:rsid w:val="006661FC"/>
    <w:rsid w:val="0066676F"/>
    <w:rsid w:val="0066678A"/>
    <w:rsid w:val="00666D61"/>
    <w:rsid w:val="00667406"/>
    <w:rsid w:val="006674B9"/>
    <w:rsid w:val="006674C0"/>
    <w:rsid w:val="00667A00"/>
    <w:rsid w:val="00667A55"/>
    <w:rsid w:val="00667AF1"/>
    <w:rsid w:val="00667B21"/>
    <w:rsid w:val="00670E17"/>
    <w:rsid w:val="006716E9"/>
    <w:rsid w:val="00671960"/>
    <w:rsid w:val="00671C35"/>
    <w:rsid w:val="00671D08"/>
    <w:rsid w:val="00671ECD"/>
    <w:rsid w:val="00672AB9"/>
    <w:rsid w:val="00672BC7"/>
    <w:rsid w:val="00672C16"/>
    <w:rsid w:val="00672EDD"/>
    <w:rsid w:val="00672FAC"/>
    <w:rsid w:val="00673349"/>
    <w:rsid w:val="00673612"/>
    <w:rsid w:val="00673AD2"/>
    <w:rsid w:val="00673BB7"/>
    <w:rsid w:val="00673D36"/>
    <w:rsid w:val="006746CF"/>
    <w:rsid w:val="006747B3"/>
    <w:rsid w:val="006755DA"/>
    <w:rsid w:val="0067569A"/>
    <w:rsid w:val="00675EC6"/>
    <w:rsid w:val="00676285"/>
    <w:rsid w:val="0067645B"/>
    <w:rsid w:val="006767B9"/>
    <w:rsid w:val="006768BA"/>
    <w:rsid w:val="00677415"/>
    <w:rsid w:val="0067773E"/>
    <w:rsid w:val="00677BDD"/>
    <w:rsid w:val="00677E65"/>
    <w:rsid w:val="00680243"/>
    <w:rsid w:val="006809AB"/>
    <w:rsid w:val="006813A2"/>
    <w:rsid w:val="006815A2"/>
    <w:rsid w:val="00681E2E"/>
    <w:rsid w:val="00681E67"/>
    <w:rsid w:val="006828DF"/>
    <w:rsid w:val="00682E91"/>
    <w:rsid w:val="006830CE"/>
    <w:rsid w:val="00683411"/>
    <w:rsid w:val="00683767"/>
    <w:rsid w:val="006839D3"/>
    <w:rsid w:val="00683BE6"/>
    <w:rsid w:val="006842AD"/>
    <w:rsid w:val="00684413"/>
    <w:rsid w:val="00684422"/>
    <w:rsid w:val="006844F9"/>
    <w:rsid w:val="00684A43"/>
    <w:rsid w:val="0068594C"/>
    <w:rsid w:val="00685DBD"/>
    <w:rsid w:val="00685EEF"/>
    <w:rsid w:val="006861A7"/>
    <w:rsid w:val="006864FF"/>
    <w:rsid w:val="006868E8"/>
    <w:rsid w:val="00686DBB"/>
    <w:rsid w:val="00686F57"/>
    <w:rsid w:val="00687248"/>
    <w:rsid w:val="00687EAE"/>
    <w:rsid w:val="0069063D"/>
    <w:rsid w:val="00690779"/>
    <w:rsid w:val="006907E7"/>
    <w:rsid w:val="006910DF"/>
    <w:rsid w:val="0069126D"/>
    <w:rsid w:val="00691665"/>
    <w:rsid w:val="00691923"/>
    <w:rsid w:val="00691B12"/>
    <w:rsid w:val="00691BCB"/>
    <w:rsid w:val="00691BE5"/>
    <w:rsid w:val="00692166"/>
    <w:rsid w:val="0069217F"/>
    <w:rsid w:val="0069250D"/>
    <w:rsid w:val="0069274B"/>
    <w:rsid w:val="00693042"/>
    <w:rsid w:val="00694099"/>
    <w:rsid w:val="006945E8"/>
    <w:rsid w:val="006946AE"/>
    <w:rsid w:val="0069474F"/>
    <w:rsid w:val="00694C27"/>
    <w:rsid w:val="00695279"/>
    <w:rsid w:val="00695414"/>
    <w:rsid w:val="00695A0C"/>
    <w:rsid w:val="00695A6B"/>
    <w:rsid w:val="00695BD3"/>
    <w:rsid w:val="00696291"/>
    <w:rsid w:val="0069669C"/>
    <w:rsid w:val="00696C1A"/>
    <w:rsid w:val="006971D4"/>
    <w:rsid w:val="0069760E"/>
    <w:rsid w:val="0069778B"/>
    <w:rsid w:val="00697AD4"/>
    <w:rsid w:val="00697C71"/>
    <w:rsid w:val="00697D50"/>
    <w:rsid w:val="00697F82"/>
    <w:rsid w:val="006A02BB"/>
    <w:rsid w:val="006A05BA"/>
    <w:rsid w:val="006A07C2"/>
    <w:rsid w:val="006A087A"/>
    <w:rsid w:val="006A1070"/>
    <w:rsid w:val="006A1237"/>
    <w:rsid w:val="006A129D"/>
    <w:rsid w:val="006A1494"/>
    <w:rsid w:val="006A1645"/>
    <w:rsid w:val="006A169C"/>
    <w:rsid w:val="006A19A1"/>
    <w:rsid w:val="006A19B5"/>
    <w:rsid w:val="006A1B77"/>
    <w:rsid w:val="006A1C7E"/>
    <w:rsid w:val="006A1C9F"/>
    <w:rsid w:val="006A1E7A"/>
    <w:rsid w:val="006A1F40"/>
    <w:rsid w:val="006A2785"/>
    <w:rsid w:val="006A295F"/>
    <w:rsid w:val="006A2A4F"/>
    <w:rsid w:val="006A2DD7"/>
    <w:rsid w:val="006A2FE1"/>
    <w:rsid w:val="006A32E4"/>
    <w:rsid w:val="006A3879"/>
    <w:rsid w:val="006A3A40"/>
    <w:rsid w:val="006A3C2F"/>
    <w:rsid w:val="006A3C9B"/>
    <w:rsid w:val="006A4225"/>
    <w:rsid w:val="006A4B69"/>
    <w:rsid w:val="006A5355"/>
    <w:rsid w:val="006A5404"/>
    <w:rsid w:val="006A5EF5"/>
    <w:rsid w:val="006A6077"/>
    <w:rsid w:val="006A649C"/>
    <w:rsid w:val="006A66ED"/>
    <w:rsid w:val="006A69D2"/>
    <w:rsid w:val="006A7074"/>
    <w:rsid w:val="006A71FD"/>
    <w:rsid w:val="006A72D6"/>
    <w:rsid w:val="006A73B2"/>
    <w:rsid w:val="006A7F1E"/>
    <w:rsid w:val="006B00A5"/>
    <w:rsid w:val="006B062F"/>
    <w:rsid w:val="006B0733"/>
    <w:rsid w:val="006B0B31"/>
    <w:rsid w:val="006B122F"/>
    <w:rsid w:val="006B135B"/>
    <w:rsid w:val="006B1372"/>
    <w:rsid w:val="006B140C"/>
    <w:rsid w:val="006B160B"/>
    <w:rsid w:val="006B1751"/>
    <w:rsid w:val="006B18ED"/>
    <w:rsid w:val="006B1CF0"/>
    <w:rsid w:val="006B1DE4"/>
    <w:rsid w:val="006B2A6A"/>
    <w:rsid w:val="006B32C6"/>
    <w:rsid w:val="006B359E"/>
    <w:rsid w:val="006B3A3F"/>
    <w:rsid w:val="006B3D3F"/>
    <w:rsid w:val="006B4070"/>
    <w:rsid w:val="006B4362"/>
    <w:rsid w:val="006B47FD"/>
    <w:rsid w:val="006B48A9"/>
    <w:rsid w:val="006B4C27"/>
    <w:rsid w:val="006B4C3F"/>
    <w:rsid w:val="006B5314"/>
    <w:rsid w:val="006B55ED"/>
    <w:rsid w:val="006B60C4"/>
    <w:rsid w:val="006B658E"/>
    <w:rsid w:val="006B66BC"/>
    <w:rsid w:val="006B67A8"/>
    <w:rsid w:val="006B67D0"/>
    <w:rsid w:val="006B7DAD"/>
    <w:rsid w:val="006B7E8C"/>
    <w:rsid w:val="006C0004"/>
    <w:rsid w:val="006C0128"/>
    <w:rsid w:val="006C059A"/>
    <w:rsid w:val="006C079C"/>
    <w:rsid w:val="006C0A7E"/>
    <w:rsid w:val="006C0AD6"/>
    <w:rsid w:val="006C0E87"/>
    <w:rsid w:val="006C11D8"/>
    <w:rsid w:val="006C11F8"/>
    <w:rsid w:val="006C1217"/>
    <w:rsid w:val="006C15FA"/>
    <w:rsid w:val="006C18EC"/>
    <w:rsid w:val="006C1AA6"/>
    <w:rsid w:val="006C1BEF"/>
    <w:rsid w:val="006C1F31"/>
    <w:rsid w:val="006C22B8"/>
    <w:rsid w:val="006C2AE9"/>
    <w:rsid w:val="006C2B13"/>
    <w:rsid w:val="006C2BE8"/>
    <w:rsid w:val="006C3041"/>
    <w:rsid w:val="006C3194"/>
    <w:rsid w:val="006C32F4"/>
    <w:rsid w:val="006C33F5"/>
    <w:rsid w:val="006C370F"/>
    <w:rsid w:val="006C37B2"/>
    <w:rsid w:val="006C3B7A"/>
    <w:rsid w:val="006C3BE3"/>
    <w:rsid w:val="006C3E1A"/>
    <w:rsid w:val="006C410D"/>
    <w:rsid w:val="006C4360"/>
    <w:rsid w:val="006C4A91"/>
    <w:rsid w:val="006C4AE7"/>
    <w:rsid w:val="006C4D0F"/>
    <w:rsid w:val="006C54ED"/>
    <w:rsid w:val="006C5AD5"/>
    <w:rsid w:val="006C5DD1"/>
    <w:rsid w:val="006C5F8B"/>
    <w:rsid w:val="006C5FFB"/>
    <w:rsid w:val="006C6519"/>
    <w:rsid w:val="006C691E"/>
    <w:rsid w:val="006C708A"/>
    <w:rsid w:val="006C7112"/>
    <w:rsid w:val="006C770F"/>
    <w:rsid w:val="006C7BFE"/>
    <w:rsid w:val="006C7C86"/>
    <w:rsid w:val="006C7D8D"/>
    <w:rsid w:val="006D0505"/>
    <w:rsid w:val="006D05D0"/>
    <w:rsid w:val="006D09B8"/>
    <w:rsid w:val="006D0C1B"/>
    <w:rsid w:val="006D0C43"/>
    <w:rsid w:val="006D1995"/>
    <w:rsid w:val="006D20AF"/>
    <w:rsid w:val="006D2185"/>
    <w:rsid w:val="006D22FC"/>
    <w:rsid w:val="006D25EB"/>
    <w:rsid w:val="006D281A"/>
    <w:rsid w:val="006D2A04"/>
    <w:rsid w:val="006D2A49"/>
    <w:rsid w:val="006D2C9F"/>
    <w:rsid w:val="006D2FA9"/>
    <w:rsid w:val="006D3249"/>
    <w:rsid w:val="006D35F1"/>
    <w:rsid w:val="006D36E0"/>
    <w:rsid w:val="006D3BFD"/>
    <w:rsid w:val="006D3E3E"/>
    <w:rsid w:val="006D3E43"/>
    <w:rsid w:val="006D4551"/>
    <w:rsid w:val="006D46D4"/>
    <w:rsid w:val="006D4939"/>
    <w:rsid w:val="006D5249"/>
    <w:rsid w:val="006D5420"/>
    <w:rsid w:val="006D5520"/>
    <w:rsid w:val="006D5822"/>
    <w:rsid w:val="006D5D94"/>
    <w:rsid w:val="006D6572"/>
    <w:rsid w:val="006D658A"/>
    <w:rsid w:val="006D685D"/>
    <w:rsid w:val="006D6BD1"/>
    <w:rsid w:val="006D6C18"/>
    <w:rsid w:val="006D72F4"/>
    <w:rsid w:val="006D78E9"/>
    <w:rsid w:val="006D7A9F"/>
    <w:rsid w:val="006E0341"/>
    <w:rsid w:val="006E0A0D"/>
    <w:rsid w:val="006E0B4D"/>
    <w:rsid w:val="006E128A"/>
    <w:rsid w:val="006E1911"/>
    <w:rsid w:val="006E1995"/>
    <w:rsid w:val="006E202E"/>
    <w:rsid w:val="006E238F"/>
    <w:rsid w:val="006E2400"/>
    <w:rsid w:val="006E25EC"/>
    <w:rsid w:val="006E2661"/>
    <w:rsid w:val="006E2980"/>
    <w:rsid w:val="006E3C60"/>
    <w:rsid w:val="006E40CC"/>
    <w:rsid w:val="006E40F9"/>
    <w:rsid w:val="006E4190"/>
    <w:rsid w:val="006E4480"/>
    <w:rsid w:val="006E46E6"/>
    <w:rsid w:val="006E47E1"/>
    <w:rsid w:val="006E4AE0"/>
    <w:rsid w:val="006E4B78"/>
    <w:rsid w:val="006E546F"/>
    <w:rsid w:val="006E55A4"/>
    <w:rsid w:val="006E5965"/>
    <w:rsid w:val="006E5992"/>
    <w:rsid w:val="006E6110"/>
    <w:rsid w:val="006E6156"/>
    <w:rsid w:val="006E65A3"/>
    <w:rsid w:val="006E6899"/>
    <w:rsid w:val="006E749F"/>
    <w:rsid w:val="006E75EF"/>
    <w:rsid w:val="006E7AB0"/>
    <w:rsid w:val="006E7E7C"/>
    <w:rsid w:val="006E7E8F"/>
    <w:rsid w:val="006F0136"/>
    <w:rsid w:val="006F01A9"/>
    <w:rsid w:val="006F0285"/>
    <w:rsid w:val="006F031B"/>
    <w:rsid w:val="006F087C"/>
    <w:rsid w:val="006F0D36"/>
    <w:rsid w:val="006F0FFF"/>
    <w:rsid w:val="006F15F8"/>
    <w:rsid w:val="006F17D4"/>
    <w:rsid w:val="006F1A51"/>
    <w:rsid w:val="006F1C82"/>
    <w:rsid w:val="006F1E6E"/>
    <w:rsid w:val="006F1FA9"/>
    <w:rsid w:val="006F2245"/>
    <w:rsid w:val="006F28F4"/>
    <w:rsid w:val="006F29F7"/>
    <w:rsid w:val="006F2BED"/>
    <w:rsid w:val="006F2C25"/>
    <w:rsid w:val="006F2EB0"/>
    <w:rsid w:val="006F39AE"/>
    <w:rsid w:val="006F39C9"/>
    <w:rsid w:val="006F3EDC"/>
    <w:rsid w:val="006F410A"/>
    <w:rsid w:val="006F43C8"/>
    <w:rsid w:val="006F44F2"/>
    <w:rsid w:val="006F477E"/>
    <w:rsid w:val="006F4A52"/>
    <w:rsid w:val="006F4ADE"/>
    <w:rsid w:val="006F5825"/>
    <w:rsid w:val="006F5ACE"/>
    <w:rsid w:val="006F5D27"/>
    <w:rsid w:val="006F69C4"/>
    <w:rsid w:val="006F7071"/>
    <w:rsid w:val="006F7F1C"/>
    <w:rsid w:val="006F7FCE"/>
    <w:rsid w:val="00700460"/>
    <w:rsid w:val="00700C47"/>
    <w:rsid w:val="007016B2"/>
    <w:rsid w:val="00701BBB"/>
    <w:rsid w:val="00702F08"/>
    <w:rsid w:val="00703279"/>
    <w:rsid w:val="00704184"/>
    <w:rsid w:val="00704647"/>
    <w:rsid w:val="00704717"/>
    <w:rsid w:val="00704E8A"/>
    <w:rsid w:val="00704EF5"/>
    <w:rsid w:val="007053F8"/>
    <w:rsid w:val="007054DD"/>
    <w:rsid w:val="00705783"/>
    <w:rsid w:val="00705820"/>
    <w:rsid w:val="007058B3"/>
    <w:rsid w:val="0070622A"/>
    <w:rsid w:val="007063B8"/>
    <w:rsid w:val="00706641"/>
    <w:rsid w:val="007068A2"/>
    <w:rsid w:val="00706D22"/>
    <w:rsid w:val="00706EDD"/>
    <w:rsid w:val="007071EB"/>
    <w:rsid w:val="00707510"/>
    <w:rsid w:val="00707709"/>
    <w:rsid w:val="00707763"/>
    <w:rsid w:val="00707EA3"/>
    <w:rsid w:val="007100CD"/>
    <w:rsid w:val="007104D4"/>
    <w:rsid w:val="0071081A"/>
    <w:rsid w:val="007108FD"/>
    <w:rsid w:val="00710F01"/>
    <w:rsid w:val="00711965"/>
    <w:rsid w:val="00711FDA"/>
    <w:rsid w:val="007120D2"/>
    <w:rsid w:val="007124F2"/>
    <w:rsid w:val="0071258F"/>
    <w:rsid w:val="0071297A"/>
    <w:rsid w:val="00712AF2"/>
    <w:rsid w:val="00712B66"/>
    <w:rsid w:val="00712F93"/>
    <w:rsid w:val="007136B9"/>
    <w:rsid w:val="00713EF3"/>
    <w:rsid w:val="00714119"/>
    <w:rsid w:val="007145B3"/>
    <w:rsid w:val="0071541D"/>
    <w:rsid w:val="007159F6"/>
    <w:rsid w:val="00715ACE"/>
    <w:rsid w:val="00715D8C"/>
    <w:rsid w:val="00716287"/>
    <w:rsid w:val="007164BB"/>
    <w:rsid w:val="00716749"/>
    <w:rsid w:val="007172C0"/>
    <w:rsid w:val="007179A7"/>
    <w:rsid w:val="00717BD9"/>
    <w:rsid w:val="00717C82"/>
    <w:rsid w:val="00717CEA"/>
    <w:rsid w:val="00717D7E"/>
    <w:rsid w:val="007200D3"/>
    <w:rsid w:val="007202D7"/>
    <w:rsid w:val="007204F7"/>
    <w:rsid w:val="00720B90"/>
    <w:rsid w:val="00720D90"/>
    <w:rsid w:val="00720E34"/>
    <w:rsid w:val="00720F07"/>
    <w:rsid w:val="00721044"/>
    <w:rsid w:val="00721307"/>
    <w:rsid w:val="0072139E"/>
    <w:rsid w:val="00721459"/>
    <w:rsid w:val="007215E7"/>
    <w:rsid w:val="00721DEB"/>
    <w:rsid w:val="007224D1"/>
    <w:rsid w:val="00722D0B"/>
    <w:rsid w:val="00723290"/>
    <w:rsid w:val="00723907"/>
    <w:rsid w:val="00723AEF"/>
    <w:rsid w:val="00723BFE"/>
    <w:rsid w:val="00723F0C"/>
    <w:rsid w:val="00723F90"/>
    <w:rsid w:val="00723FB0"/>
    <w:rsid w:val="0072489C"/>
    <w:rsid w:val="00724D3F"/>
    <w:rsid w:val="007259A3"/>
    <w:rsid w:val="00725CAE"/>
    <w:rsid w:val="00726047"/>
    <w:rsid w:val="007264FC"/>
    <w:rsid w:val="0072664D"/>
    <w:rsid w:val="0072718C"/>
    <w:rsid w:val="0072749A"/>
    <w:rsid w:val="00727637"/>
    <w:rsid w:val="0072787F"/>
    <w:rsid w:val="00727B9E"/>
    <w:rsid w:val="00727CA0"/>
    <w:rsid w:val="007302CD"/>
    <w:rsid w:val="007305DD"/>
    <w:rsid w:val="0073064A"/>
    <w:rsid w:val="0073087A"/>
    <w:rsid w:val="00731230"/>
    <w:rsid w:val="00731563"/>
    <w:rsid w:val="007319D3"/>
    <w:rsid w:val="00732012"/>
    <w:rsid w:val="007320D5"/>
    <w:rsid w:val="00732900"/>
    <w:rsid w:val="007329A0"/>
    <w:rsid w:val="00732C45"/>
    <w:rsid w:val="00733593"/>
    <w:rsid w:val="007335C6"/>
    <w:rsid w:val="00733B73"/>
    <w:rsid w:val="0073418E"/>
    <w:rsid w:val="00734D97"/>
    <w:rsid w:val="00735857"/>
    <w:rsid w:val="00735D29"/>
    <w:rsid w:val="00736011"/>
    <w:rsid w:val="0073617F"/>
    <w:rsid w:val="00736341"/>
    <w:rsid w:val="007369D3"/>
    <w:rsid w:val="00737575"/>
    <w:rsid w:val="00737593"/>
    <w:rsid w:val="00737650"/>
    <w:rsid w:val="00737724"/>
    <w:rsid w:val="00737C3C"/>
    <w:rsid w:val="00737FC1"/>
    <w:rsid w:val="007402E0"/>
    <w:rsid w:val="00740315"/>
    <w:rsid w:val="00740346"/>
    <w:rsid w:val="00740794"/>
    <w:rsid w:val="00740AB2"/>
    <w:rsid w:val="00741566"/>
    <w:rsid w:val="007416B2"/>
    <w:rsid w:val="00741841"/>
    <w:rsid w:val="00741BE3"/>
    <w:rsid w:val="00741D1E"/>
    <w:rsid w:val="00741D25"/>
    <w:rsid w:val="007421AA"/>
    <w:rsid w:val="00742796"/>
    <w:rsid w:val="00742C91"/>
    <w:rsid w:val="00742E37"/>
    <w:rsid w:val="00743F95"/>
    <w:rsid w:val="007445DF"/>
    <w:rsid w:val="00744995"/>
    <w:rsid w:val="00744DEA"/>
    <w:rsid w:val="00745099"/>
    <w:rsid w:val="007453D0"/>
    <w:rsid w:val="0074559C"/>
    <w:rsid w:val="00745982"/>
    <w:rsid w:val="00745E85"/>
    <w:rsid w:val="0074612D"/>
    <w:rsid w:val="00746483"/>
    <w:rsid w:val="007464A4"/>
    <w:rsid w:val="0074658F"/>
    <w:rsid w:val="007465BF"/>
    <w:rsid w:val="00746735"/>
    <w:rsid w:val="00746A20"/>
    <w:rsid w:val="00746BAF"/>
    <w:rsid w:val="00746E72"/>
    <w:rsid w:val="00746EF8"/>
    <w:rsid w:val="0074746E"/>
    <w:rsid w:val="00747766"/>
    <w:rsid w:val="007478B6"/>
    <w:rsid w:val="00750435"/>
    <w:rsid w:val="00751031"/>
    <w:rsid w:val="007515C7"/>
    <w:rsid w:val="00751933"/>
    <w:rsid w:val="00751A2C"/>
    <w:rsid w:val="007522F5"/>
    <w:rsid w:val="0075263E"/>
    <w:rsid w:val="00752A21"/>
    <w:rsid w:val="00752B22"/>
    <w:rsid w:val="00752BCA"/>
    <w:rsid w:val="00752CD3"/>
    <w:rsid w:val="00752E48"/>
    <w:rsid w:val="007531C8"/>
    <w:rsid w:val="007532BA"/>
    <w:rsid w:val="00753612"/>
    <w:rsid w:val="00753B38"/>
    <w:rsid w:val="00753E98"/>
    <w:rsid w:val="007540A6"/>
    <w:rsid w:val="007544BE"/>
    <w:rsid w:val="00754ABA"/>
    <w:rsid w:val="00754CF0"/>
    <w:rsid w:val="00754F7B"/>
    <w:rsid w:val="007550D4"/>
    <w:rsid w:val="0075517E"/>
    <w:rsid w:val="007551F8"/>
    <w:rsid w:val="007553D3"/>
    <w:rsid w:val="00755C41"/>
    <w:rsid w:val="00755E8A"/>
    <w:rsid w:val="00756131"/>
    <w:rsid w:val="007572B4"/>
    <w:rsid w:val="00757A55"/>
    <w:rsid w:val="00757C90"/>
    <w:rsid w:val="00757E56"/>
    <w:rsid w:val="007602E7"/>
    <w:rsid w:val="007604BC"/>
    <w:rsid w:val="00760714"/>
    <w:rsid w:val="00760A03"/>
    <w:rsid w:val="00760AA6"/>
    <w:rsid w:val="00760BEC"/>
    <w:rsid w:val="00760BF4"/>
    <w:rsid w:val="00760EF4"/>
    <w:rsid w:val="00760F18"/>
    <w:rsid w:val="00760FD1"/>
    <w:rsid w:val="0076104D"/>
    <w:rsid w:val="007610FA"/>
    <w:rsid w:val="00761388"/>
    <w:rsid w:val="00761440"/>
    <w:rsid w:val="0076191B"/>
    <w:rsid w:val="007622C5"/>
    <w:rsid w:val="00762676"/>
    <w:rsid w:val="00762B05"/>
    <w:rsid w:val="00762EDF"/>
    <w:rsid w:val="00762F9A"/>
    <w:rsid w:val="00763367"/>
    <w:rsid w:val="00763E9B"/>
    <w:rsid w:val="0076402E"/>
    <w:rsid w:val="00764315"/>
    <w:rsid w:val="00764481"/>
    <w:rsid w:val="00764486"/>
    <w:rsid w:val="00764656"/>
    <w:rsid w:val="0076489F"/>
    <w:rsid w:val="00764B69"/>
    <w:rsid w:val="00764FBD"/>
    <w:rsid w:val="00765016"/>
    <w:rsid w:val="007652E3"/>
    <w:rsid w:val="007657E4"/>
    <w:rsid w:val="00765A08"/>
    <w:rsid w:val="00766256"/>
    <w:rsid w:val="007669D9"/>
    <w:rsid w:val="00766A04"/>
    <w:rsid w:val="0076775A"/>
    <w:rsid w:val="00770AEF"/>
    <w:rsid w:val="00770CFA"/>
    <w:rsid w:val="007711CC"/>
    <w:rsid w:val="007717C2"/>
    <w:rsid w:val="007718F1"/>
    <w:rsid w:val="0077199B"/>
    <w:rsid w:val="00771B0F"/>
    <w:rsid w:val="00771E2E"/>
    <w:rsid w:val="0077321E"/>
    <w:rsid w:val="00773532"/>
    <w:rsid w:val="00773C62"/>
    <w:rsid w:val="00774295"/>
    <w:rsid w:val="00774854"/>
    <w:rsid w:val="00774B30"/>
    <w:rsid w:val="00774FBD"/>
    <w:rsid w:val="0077531C"/>
    <w:rsid w:val="0077536E"/>
    <w:rsid w:val="00775C26"/>
    <w:rsid w:val="00775C3A"/>
    <w:rsid w:val="0077604D"/>
    <w:rsid w:val="007766C7"/>
    <w:rsid w:val="007766E1"/>
    <w:rsid w:val="00776929"/>
    <w:rsid w:val="00776B8D"/>
    <w:rsid w:val="00776C95"/>
    <w:rsid w:val="00776F5D"/>
    <w:rsid w:val="007775E3"/>
    <w:rsid w:val="00777B62"/>
    <w:rsid w:val="00777E49"/>
    <w:rsid w:val="00777F30"/>
    <w:rsid w:val="00780571"/>
    <w:rsid w:val="007805CF"/>
    <w:rsid w:val="00780626"/>
    <w:rsid w:val="00780878"/>
    <w:rsid w:val="00780985"/>
    <w:rsid w:val="00781393"/>
    <w:rsid w:val="007813BC"/>
    <w:rsid w:val="00781808"/>
    <w:rsid w:val="00781D37"/>
    <w:rsid w:val="007822A0"/>
    <w:rsid w:val="00782A46"/>
    <w:rsid w:val="00782B1C"/>
    <w:rsid w:val="00782C3D"/>
    <w:rsid w:val="007831F1"/>
    <w:rsid w:val="00783972"/>
    <w:rsid w:val="00783EFF"/>
    <w:rsid w:val="007843C7"/>
    <w:rsid w:val="00784EA6"/>
    <w:rsid w:val="00785159"/>
    <w:rsid w:val="007853B3"/>
    <w:rsid w:val="007858D4"/>
    <w:rsid w:val="00785F71"/>
    <w:rsid w:val="007862AA"/>
    <w:rsid w:val="00786380"/>
    <w:rsid w:val="007863F5"/>
    <w:rsid w:val="007864FA"/>
    <w:rsid w:val="00786966"/>
    <w:rsid w:val="00786E18"/>
    <w:rsid w:val="00786F90"/>
    <w:rsid w:val="007874F9"/>
    <w:rsid w:val="007877AE"/>
    <w:rsid w:val="00787ACD"/>
    <w:rsid w:val="00787BEE"/>
    <w:rsid w:val="0079029B"/>
    <w:rsid w:val="007905CD"/>
    <w:rsid w:val="00791330"/>
    <w:rsid w:val="0079158C"/>
    <w:rsid w:val="007915D9"/>
    <w:rsid w:val="007915FD"/>
    <w:rsid w:val="00791C69"/>
    <w:rsid w:val="0079233E"/>
    <w:rsid w:val="007924CE"/>
    <w:rsid w:val="00792D00"/>
    <w:rsid w:val="007931E8"/>
    <w:rsid w:val="007931F6"/>
    <w:rsid w:val="0079373B"/>
    <w:rsid w:val="00793E82"/>
    <w:rsid w:val="00793F61"/>
    <w:rsid w:val="007944DF"/>
    <w:rsid w:val="0079461F"/>
    <w:rsid w:val="00794748"/>
    <w:rsid w:val="00794832"/>
    <w:rsid w:val="007954DA"/>
    <w:rsid w:val="007954FB"/>
    <w:rsid w:val="007956C8"/>
    <w:rsid w:val="00795910"/>
    <w:rsid w:val="00795ADF"/>
    <w:rsid w:val="00795D73"/>
    <w:rsid w:val="00795EBE"/>
    <w:rsid w:val="00796410"/>
    <w:rsid w:val="00796A7D"/>
    <w:rsid w:val="00797B2E"/>
    <w:rsid w:val="00797CD4"/>
    <w:rsid w:val="00797DBC"/>
    <w:rsid w:val="00797DF9"/>
    <w:rsid w:val="007A006E"/>
    <w:rsid w:val="007A072F"/>
    <w:rsid w:val="007A0C2C"/>
    <w:rsid w:val="007A1B37"/>
    <w:rsid w:val="007A1E87"/>
    <w:rsid w:val="007A1F52"/>
    <w:rsid w:val="007A1FEB"/>
    <w:rsid w:val="007A2498"/>
    <w:rsid w:val="007A26E9"/>
    <w:rsid w:val="007A2EC1"/>
    <w:rsid w:val="007A3149"/>
    <w:rsid w:val="007A3B57"/>
    <w:rsid w:val="007A414A"/>
    <w:rsid w:val="007A49A8"/>
    <w:rsid w:val="007A4B8A"/>
    <w:rsid w:val="007A4C3B"/>
    <w:rsid w:val="007A5449"/>
    <w:rsid w:val="007A54D2"/>
    <w:rsid w:val="007A56BD"/>
    <w:rsid w:val="007A5760"/>
    <w:rsid w:val="007A5A71"/>
    <w:rsid w:val="007A5D95"/>
    <w:rsid w:val="007A61DB"/>
    <w:rsid w:val="007A63E0"/>
    <w:rsid w:val="007A6712"/>
    <w:rsid w:val="007A68B1"/>
    <w:rsid w:val="007A6D46"/>
    <w:rsid w:val="007A6E31"/>
    <w:rsid w:val="007A71A3"/>
    <w:rsid w:val="007A71F9"/>
    <w:rsid w:val="007A73AC"/>
    <w:rsid w:val="007A7598"/>
    <w:rsid w:val="007A7745"/>
    <w:rsid w:val="007A7EF9"/>
    <w:rsid w:val="007B00D4"/>
    <w:rsid w:val="007B0763"/>
    <w:rsid w:val="007B0DC6"/>
    <w:rsid w:val="007B1037"/>
    <w:rsid w:val="007B1680"/>
    <w:rsid w:val="007B1A74"/>
    <w:rsid w:val="007B1B60"/>
    <w:rsid w:val="007B26B3"/>
    <w:rsid w:val="007B299D"/>
    <w:rsid w:val="007B2FF0"/>
    <w:rsid w:val="007B3267"/>
    <w:rsid w:val="007B354B"/>
    <w:rsid w:val="007B3671"/>
    <w:rsid w:val="007B369D"/>
    <w:rsid w:val="007B38DA"/>
    <w:rsid w:val="007B3B0E"/>
    <w:rsid w:val="007B3E60"/>
    <w:rsid w:val="007B3FF7"/>
    <w:rsid w:val="007B405D"/>
    <w:rsid w:val="007B42E0"/>
    <w:rsid w:val="007B473F"/>
    <w:rsid w:val="007B475C"/>
    <w:rsid w:val="007B476A"/>
    <w:rsid w:val="007B4778"/>
    <w:rsid w:val="007B4AE6"/>
    <w:rsid w:val="007B518B"/>
    <w:rsid w:val="007B5917"/>
    <w:rsid w:val="007B597D"/>
    <w:rsid w:val="007B5983"/>
    <w:rsid w:val="007B5A21"/>
    <w:rsid w:val="007B5A66"/>
    <w:rsid w:val="007B5FE0"/>
    <w:rsid w:val="007B625C"/>
    <w:rsid w:val="007B664A"/>
    <w:rsid w:val="007B699B"/>
    <w:rsid w:val="007B6BFD"/>
    <w:rsid w:val="007B6CC9"/>
    <w:rsid w:val="007B6DE1"/>
    <w:rsid w:val="007B71B9"/>
    <w:rsid w:val="007B71D8"/>
    <w:rsid w:val="007B72CE"/>
    <w:rsid w:val="007B73F4"/>
    <w:rsid w:val="007B7641"/>
    <w:rsid w:val="007B7CD0"/>
    <w:rsid w:val="007B7F2D"/>
    <w:rsid w:val="007C0484"/>
    <w:rsid w:val="007C0983"/>
    <w:rsid w:val="007C119F"/>
    <w:rsid w:val="007C11C0"/>
    <w:rsid w:val="007C190A"/>
    <w:rsid w:val="007C1C02"/>
    <w:rsid w:val="007C1D9A"/>
    <w:rsid w:val="007C203A"/>
    <w:rsid w:val="007C2127"/>
    <w:rsid w:val="007C22E1"/>
    <w:rsid w:val="007C26E0"/>
    <w:rsid w:val="007C2831"/>
    <w:rsid w:val="007C28E4"/>
    <w:rsid w:val="007C2E8B"/>
    <w:rsid w:val="007C309B"/>
    <w:rsid w:val="007C3311"/>
    <w:rsid w:val="007C3498"/>
    <w:rsid w:val="007C34F5"/>
    <w:rsid w:val="007C3C7D"/>
    <w:rsid w:val="007C3E5B"/>
    <w:rsid w:val="007C406D"/>
    <w:rsid w:val="007C4633"/>
    <w:rsid w:val="007C467A"/>
    <w:rsid w:val="007C4855"/>
    <w:rsid w:val="007C4D74"/>
    <w:rsid w:val="007C4F2B"/>
    <w:rsid w:val="007C5172"/>
    <w:rsid w:val="007C522F"/>
    <w:rsid w:val="007C55EE"/>
    <w:rsid w:val="007C5D49"/>
    <w:rsid w:val="007C6546"/>
    <w:rsid w:val="007C6679"/>
    <w:rsid w:val="007C672C"/>
    <w:rsid w:val="007C686E"/>
    <w:rsid w:val="007C6B92"/>
    <w:rsid w:val="007C7615"/>
    <w:rsid w:val="007C7AED"/>
    <w:rsid w:val="007C7B59"/>
    <w:rsid w:val="007C7C46"/>
    <w:rsid w:val="007C7D81"/>
    <w:rsid w:val="007C7FC2"/>
    <w:rsid w:val="007D0A1F"/>
    <w:rsid w:val="007D0A31"/>
    <w:rsid w:val="007D0B6A"/>
    <w:rsid w:val="007D11DB"/>
    <w:rsid w:val="007D1265"/>
    <w:rsid w:val="007D16C4"/>
    <w:rsid w:val="007D179C"/>
    <w:rsid w:val="007D17D2"/>
    <w:rsid w:val="007D1936"/>
    <w:rsid w:val="007D211A"/>
    <w:rsid w:val="007D2253"/>
    <w:rsid w:val="007D2550"/>
    <w:rsid w:val="007D2692"/>
    <w:rsid w:val="007D2BF6"/>
    <w:rsid w:val="007D2C31"/>
    <w:rsid w:val="007D2C6F"/>
    <w:rsid w:val="007D30A2"/>
    <w:rsid w:val="007D35E7"/>
    <w:rsid w:val="007D35F8"/>
    <w:rsid w:val="007D3C28"/>
    <w:rsid w:val="007D3C3E"/>
    <w:rsid w:val="007D3D1D"/>
    <w:rsid w:val="007D3FF4"/>
    <w:rsid w:val="007D42C4"/>
    <w:rsid w:val="007D43C1"/>
    <w:rsid w:val="007D44C5"/>
    <w:rsid w:val="007D4CDB"/>
    <w:rsid w:val="007D4D77"/>
    <w:rsid w:val="007D51AC"/>
    <w:rsid w:val="007D520B"/>
    <w:rsid w:val="007D52E2"/>
    <w:rsid w:val="007D538F"/>
    <w:rsid w:val="007D5662"/>
    <w:rsid w:val="007D56F6"/>
    <w:rsid w:val="007D5759"/>
    <w:rsid w:val="007D590A"/>
    <w:rsid w:val="007D59AB"/>
    <w:rsid w:val="007D5D0C"/>
    <w:rsid w:val="007D75B0"/>
    <w:rsid w:val="007E0342"/>
    <w:rsid w:val="007E05D8"/>
    <w:rsid w:val="007E1EAE"/>
    <w:rsid w:val="007E2070"/>
    <w:rsid w:val="007E22D5"/>
    <w:rsid w:val="007E26E3"/>
    <w:rsid w:val="007E2A53"/>
    <w:rsid w:val="007E2BE8"/>
    <w:rsid w:val="007E2F9D"/>
    <w:rsid w:val="007E2FFF"/>
    <w:rsid w:val="007E333A"/>
    <w:rsid w:val="007E33B1"/>
    <w:rsid w:val="007E3489"/>
    <w:rsid w:val="007E429F"/>
    <w:rsid w:val="007E440E"/>
    <w:rsid w:val="007E44F1"/>
    <w:rsid w:val="007E4D8D"/>
    <w:rsid w:val="007E5021"/>
    <w:rsid w:val="007E5140"/>
    <w:rsid w:val="007E5320"/>
    <w:rsid w:val="007E5526"/>
    <w:rsid w:val="007E5592"/>
    <w:rsid w:val="007E597A"/>
    <w:rsid w:val="007E5E94"/>
    <w:rsid w:val="007E5F41"/>
    <w:rsid w:val="007E6EAF"/>
    <w:rsid w:val="007E6EB9"/>
    <w:rsid w:val="007E7433"/>
    <w:rsid w:val="007E7869"/>
    <w:rsid w:val="007E786B"/>
    <w:rsid w:val="007E787D"/>
    <w:rsid w:val="007E7AB2"/>
    <w:rsid w:val="007F06F5"/>
    <w:rsid w:val="007F08CF"/>
    <w:rsid w:val="007F0C14"/>
    <w:rsid w:val="007F0E86"/>
    <w:rsid w:val="007F10CD"/>
    <w:rsid w:val="007F12AC"/>
    <w:rsid w:val="007F131C"/>
    <w:rsid w:val="007F14FE"/>
    <w:rsid w:val="007F17A9"/>
    <w:rsid w:val="007F1ED9"/>
    <w:rsid w:val="007F1EEE"/>
    <w:rsid w:val="007F2181"/>
    <w:rsid w:val="007F2535"/>
    <w:rsid w:val="007F26B7"/>
    <w:rsid w:val="007F333C"/>
    <w:rsid w:val="007F36AF"/>
    <w:rsid w:val="007F3858"/>
    <w:rsid w:val="007F3E9C"/>
    <w:rsid w:val="007F45B2"/>
    <w:rsid w:val="007F46A5"/>
    <w:rsid w:val="007F4F3E"/>
    <w:rsid w:val="007F5325"/>
    <w:rsid w:val="007F5716"/>
    <w:rsid w:val="007F5ABB"/>
    <w:rsid w:val="007F5D73"/>
    <w:rsid w:val="007F62B6"/>
    <w:rsid w:val="007F63C1"/>
    <w:rsid w:val="007F6541"/>
    <w:rsid w:val="007F6896"/>
    <w:rsid w:val="007F6C0B"/>
    <w:rsid w:val="007F6F1A"/>
    <w:rsid w:val="007F7A1C"/>
    <w:rsid w:val="007F7C84"/>
    <w:rsid w:val="00800081"/>
    <w:rsid w:val="008001C8"/>
    <w:rsid w:val="00800646"/>
    <w:rsid w:val="00800A7E"/>
    <w:rsid w:val="00800EB1"/>
    <w:rsid w:val="00800F07"/>
    <w:rsid w:val="0080102A"/>
    <w:rsid w:val="0080116B"/>
    <w:rsid w:val="008013F1"/>
    <w:rsid w:val="0080152E"/>
    <w:rsid w:val="00801586"/>
    <w:rsid w:val="008015E0"/>
    <w:rsid w:val="00801803"/>
    <w:rsid w:val="00801B25"/>
    <w:rsid w:val="00801ED4"/>
    <w:rsid w:val="00802031"/>
    <w:rsid w:val="00802066"/>
    <w:rsid w:val="00802A0E"/>
    <w:rsid w:val="00803350"/>
    <w:rsid w:val="00803477"/>
    <w:rsid w:val="008036AD"/>
    <w:rsid w:val="00803AAB"/>
    <w:rsid w:val="00803F14"/>
    <w:rsid w:val="00804149"/>
    <w:rsid w:val="008045A8"/>
    <w:rsid w:val="00804883"/>
    <w:rsid w:val="00804959"/>
    <w:rsid w:val="008050BD"/>
    <w:rsid w:val="0080596A"/>
    <w:rsid w:val="00805E14"/>
    <w:rsid w:val="00806130"/>
    <w:rsid w:val="00806317"/>
    <w:rsid w:val="00806A8D"/>
    <w:rsid w:val="00807681"/>
    <w:rsid w:val="008079DB"/>
    <w:rsid w:val="00807A5C"/>
    <w:rsid w:val="00807D61"/>
    <w:rsid w:val="00807DDC"/>
    <w:rsid w:val="00807F0F"/>
    <w:rsid w:val="00810529"/>
    <w:rsid w:val="008108D0"/>
    <w:rsid w:val="00810A13"/>
    <w:rsid w:val="00810AAC"/>
    <w:rsid w:val="00810F88"/>
    <w:rsid w:val="008111CB"/>
    <w:rsid w:val="00811458"/>
    <w:rsid w:val="0081151E"/>
    <w:rsid w:val="00811F7F"/>
    <w:rsid w:val="00812332"/>
    <w:rsid w:val="00812374"/>
    <w:rsid w:val="008131B2"/>
    <w:rsid w:val="008135D0"/>
    <w:rsid w:val="00813B11"/>
    <w:rsid w:val="00813C71"/>
    <w:rsid w:val="00813CA2"/>
    <w:rsid w:val="00813CAC"/>
    <w:rsid w:val="008141A2"/>
    <w:rsid w:val="00814316"/>
    <w:rsid w:val="00814485"/>
    <w:rsid w:val="00814831"/>
    <w:rsid w:val="00814BAA"/>
    <w:rsid w:val="00814C15"/>
    <w:rsid w:val="00814D54"/>
    <w:rsid w:val="008154C5"/>
    <w:rsid w:val="00815766"/>
    <w:rsid w:val="00815905"/>
    <w:rsid w:val="00815AB1"/>
    <w:rsid w:val="00815B6D"/>
    <w:rsid w:val="00815DBB"/>
    <w:rsid w:val="008166A2"/>
    <w:rsid w:val="008170E4"/>
    <w:rsid w:val="0081718E"/>
    <w:rsid w:val="0081726D"/>
    <w:rsid w:val="008176B8"/>
    <w:rsid w:val="00817AD9"/>
    <w:rsid w:val="00817C5C"/>
    <w:rsid w:val="00817E79"/>
    <w:rsid w:val="0082062D"/>
    <w:rsid w:val="008209A6"/>
    <w:rsid w:val="00821362"/>
    <w:rsid w:val="00821385"/>
    <w:rsid w:val="008216D5"/>
    <w:rsid w:val="00821EC0"/>
    <w:rsid w:val="00822318"/>
    <w:rsid w:val="00822E0D"/>
    <w:rsid w:val="0082341F"/>
    <w:rsid w:val="008235CD"/>
    <w:rsid w:val="008236A9"/>
    <w:rsid w:val="00823771"/>
    <w:rsid w:val="008239C7"/>
    <w:rsid w:val="00823A88"/>
    <w:rsid w:val="00823B33"/>
    <w:rsid w:val="008240B5"/>
    <w:rsid w:val="00824140"/>
    <w:rsid w:val="0082437B"/>
    <w:rsid w:val="008244F3"/>
    <w:rsid w:val="008254D1"/>
    <w:rsid w:val="008254DC"/>
    <w:rsid w:val="00825BF4"/>
    <w:rsid w:val="00826404"/>
    <w:rsid w:val="00826464"/>
    <w:rsid w:val="0082671A"/>
    <w:rsid w:val="00826F93"/>
    <w:rsid w:val="00827414"/>
    <w:rsid w:val="0082784D"/>
    <w:rsid w:val="00827A4B"/>
    <w:rsid w:val="00827A53"/>
    <w:rsid w:val="00830662"/>
    <w:rsid w:val="008310AC"/>
    <w:rsid w:val="008311C0"/>
    <w:rsid w:val="00831306"/>
    <w:rsid w:val="0083171F"/>
    <w:rsid w:val="008317C6"/>
    <w:rsid w:val="008324F7"/>
    <w:rsid w:val="00832A83"/>
    <w:rsid w:val="00832E51"/>
    <w:rsid w:val="00833133"/>
    <w:rsid w:val="008335C3"/>
    <w:rsid w:val="008335E1"/>
    <w:rsid w:val="008338C9"/>
    <w:rsid w:val="0083408B"/>
    <w:rsid w:val="008344B3"/>
    <w:rsid w:val="008344EA"/>
    <w:rsid w:val="0083461F"/>
    <w:rsid w:val="0083465B"/>
    <w:rsid w:val="0083491D"/>
    <w:rsid w:val="0083494F"/>
    <w:rsid w:val="00834ADF"/>
    <w:rsid w:val="0083546D"/>
    <w:rsid w:val="0083581B"/>
    <w:rsid w:val="00835B2C"/>
    <w:rsid w:val="00835CFF"/>
    <w:rsid w:val="00836795"/>
    <w:rsid w:val="008367AF"/>
    <w:rsid w:val="00836ED4"/>
    <w:rsid w:val="008370DE"/>
    <w:rsid w:val="00837791"/>
    <w:rsid w:val="00837EBE"/>
    <w:rsid w:val="0084049C"/>
    <w:rsid w:val="00840A25"/>
    <w:rsid w:val="00840FA9"/>
    <w:rsid w:val="008417B3"/>
    <w:rsid w:val="0084198F"/>
    <w:rsid w:val="00841FB2"/>
    <w:rsid w:val="00842262"/>
    <w:rsid w:val="008424B4"/>
    <w:rsid w:val="00842623"/>
    <w:rsid w:val="0084282D"/>
    <w:rsid w:val="00842D72"/>
    <w:rsid w:val="00843C12"/>
    <w:rsid w:val="00843D0B"/>
    <w:rsid w:val="008444D4"/>
    <w:rsid w:val="00844754"/>
    <w:rsid w:val="00844DB1"/>
    <w:rsid w:val="00844F04"/>
    <w:rsid w:val="008450BD"/>
    <w:rsid w:val="0084510D"/>
    <w:rsid w:val="00845499"/>
    <w:rsid w:val="0084564A"/>
    <w:rsid w:val="00845701"/>
    <w:rsid w:val="0084576A"/>
    <w:rsid w:val="00845D33"/>
    <w:rsid w:val="00845DC6"/>
    <w:rsid w:val="00845DDD"/>
    <w:rsid w:val="00846179"/>
    <w:rsid w:val="008461A8"/>
    <w:rsid w:val="008467E6"/>
    <w:rsid w:val="00846C55"/>
    <w:rsid w:val="00846F03"/>
    <w:rsid w:val="00847126"/>
    <w:rsid w:val="00847840"/>
    <w:rsid w:val="0084784F"/>
    <w:rsid w:val="00847CA1"/>
    <w:rsid w:val="00847DB2"/>
    <w:rsid w:val="00850078"/>
    <w:rsid w:val="00850193"/>
    <w:rsid w:val="00850297"/>
    <w:rsid w:val="00850672"/>
    <w:rsid w:val="00850BE6"/>
    <w:rsid w:val="00850DD8"/>
    <w:rsid w:val="008512BC"/>
    <w:rsid w:val="008512E3"/>
    <w:rsid w:val="00851514"/>
    <w:rsid w:val="0085183F"/>
    <w:rsid w:val="008518CD"/>
    <w:rsid w:val="00851AAF"/>
    <w:rsid w:val="00851C62"/>
    <w:rsid w:val="00851D99"/>
    <w:rsid w:val="00851E52"/>
    <w:rsid w:val="0085242F"/>
    <w:rsid w:val="00852608"/>
    <w:rsid w:val="008531CD"/>
    <w:rsid w:val="008538E9"/>
    <w:rsid w:val="00853DFE"/>
    <w:rsid w:val="0085469F"/>
    <w:rsid w:val="0085497A"/>
    <w:rsid w:val="008553FE"/>
    <w:rsid w:val="008554E1"/>
    <w:rsid w:val="00855588"/>
    <w:rsid w:val="008557D7"/>
    <w:rsid w:val="008557EF"/>
    <w:rsid w:val="008559C2"/>
    <w:rsid w:val="00855DC5"/>
    <w:rsid w:val="00855FF8"/>
    <w:rsid w:val="00856251"/>
    <w:rsid w:val="00856375"/>
    <w:rsid w:val="00856930"/>
    <w:rsid w:val="00856C2F"/>
    <w:rsid w:val="00856D1C"/>
    <w:rsid w:val="00856E21"/>
    <w:rsid w:val="00857A3E"/>
    <w:rsid w:val="00857E29"/>
    <w:rsid w:val="00857FD7"/>
    <w:rsid w:val="0086022E"/>
    <w:rsid w:val="00860395"/>
    <w:rsid w:val="008608D8"/>
    <w:rsid w:val="00861373"/>
    <w:rsid w:val="00861B9E"/>
    <w:rsid w:val="00861C7A"/>
    <w:rsid w:val="00861E9E"/>
    <w:rsid w:val="00861F2E"/>
    <w:rsid w:val="00861F9D"/>
    <w:rsid w:val="00861FB9"/>
    <w:rsid w:val="008620E8"/>
    <w:rsid w:val="008622E2"/>
    <w:rsid w:val="0086264B"/>
    <w:rsid w:val="00862696"/>
    <w:rsid w:val="008626E0"/>
    <w:rsid w:val="00862CBC"/>
    <w:rsid w:val="0086353A"/>
    <w:rsid w:val="00863629"/>
    <w:rsid w:val="00863C25"/>
    <w:rsid w:val="00863DCC"/>
    <w:rsid w:val="00863EC8"/>
    <w:rsid w:val="00864AEB"/>
    <w:rsid w:val="00864C14"/>
    <w:rsid w:val="00864F8F"/>
    <w:rsid w:val="00864FD5"/>
    <w:rsid w:val="008650D7"/>
    <w:rsid w:val="00865555"/>
    <w:rsid w:val="008659A0"/>
    <w:rsid w:val="0086602F"/>
    <w:rsid w:val="0086657B"/>
    <w:rsid w:val="0086707A"/>
    <w:rsid w:val="008671D3"/>
    <w:rsid w:val="00867658"/>
    <w:rsid w:val="00867913"/>
    <w:rsid w:val="008700F2"/>
    <w:rsid w:val="008708FB"/>
    <w:rsid w:val="008709DD"/>
    <w:rsid w:val="00870B83"/>
    <w:rsid w:val="00870BAC"/>
    <w:rsid w:val="00871054"/>
    <w:rsid w:val="008711E0"/>
    <w:rsid w:val="00871526"/>
    <w:rsid w:val="00871647"/>
    <w:rsid w:val="008719DD"/>
    <w:rsid w:val="00871BE1"/>
    <w:rsid w:val="00871BF9"/>
    <w:rsid w:val="00871C03"/>
    <w:rsid w:val="00871ECB"/>
    <w:rsid w:val="00872531"/>
    <w:rsid w:val="008726FA"/>
    <w:rsid w:val="008726FD"/>
    <w:rsid w:val="008727AD"/>
    <w:rsid w:val="008729E9"/>
    <w:rsid w:val="00872C9C"/>
    <w:rsid w:val="008731E1"/>
    <w:rsid w:val="008733D2"/>
    <w:rsid w:val="00873DAA"/>
    <w:rsid w:val="00874014"/>
    <w:rsid w:val="0087413A"/>
    <w:rsid w:val="008743EF"/>
    <w:rsid w:val="00874A06"/>
    <w:rsid w:val="00874C76"/>
    <w:rsid w:val="00874E60"/>
    <w:rsid w:val="008751A5"/>
    <w:rsid w:val="008751EF"/>
    <w:rsid w:val="008752E6"/>
    <w:rsid w:val="00875A85"/>
    <w:rsid w:val="00875EF1"/>
    <w:rsid w:val="00876A4B"/>
    <w:rsid w:val="00876E62"/>
    <w:rsid w:val="00877420"/>
    <w:rsid w:val="00877EBF"/>
    <w:rsid w:val="00880419"/>
    <w:rsid w:val="00880E0C"/>
    <w:rsid w:val="00881298"/>
    <w:rsid w:val="008816FF"/>
    <w:rsid w:val="00881B1D"/>
    <w:rsid w:val="00881C25"/>
    <w:rsid w:val="00881F09"/>
    <w:rsid w:val="0088204B"/>
    <w:rsid w:val="00882102"/>
    <w:rsid w:val="0088235D"/>
    <w:rsid w:val="008824B7"/>
    <w:rsid w:val="008825E8"/>
    <w:rsid w:val="00882678"/>
    <w:rsid w:val="00882970"/>
    <w:rsid w:val="00882D06"/>
    <w:rsid w:val="00882EEE"/>
    <w:rsid w:val="00883014"/>
    <w:rsid w:val="00883916"/>
    <w:rsid w:val="00883BF7"/>
    <w:rsid w:val="00884664"/>
    <w:rsid w:val="00884A94"/>
    <w:rsid w:val="0088538D"/>
    <w:rsid w:val="00885845"/>
    <w:rsid w:val="00886106"/>
    <w:rsid w:val="00886347"/>
    <w:rsid w:val="00886735"/>
    <w:rsid w:val="008867B3"/>
    <w:rsid w:val="008869B4"/>
    <w:rsid w:val="008870C7"/>
    <w:rsid w:val="0088737E"/>
    <w:rsid w:val="008875F5"/>
    <w:rsid w:val="0088782B"/>
    <w:rsid w:val="00891899"/>
    <w:rsid w:val="00891AE1"/>
    <w:rsid w:val="00891B2C"/>
    <w:rsid w:val="00891C76"/>
    <w:rsid w:val="00891F6D"/>
    <w:rsid w:val="00892440"/>
    <w:rsid w:val="00892752"/>
    <w:rsid w:val="008927A0"/>
    <w:rsid w:val="00892AC6"/>
    <w:rsid w:val="00892D15"/>
    <w:rsid w:val="00892D58"/>
    <w:rsid w:val="00892EBF"/>
    <w:rsid w:val="00893176"/>
    <w:rsid w:val="00893373"/>
    <w:rsid w:val="00893780"/>
    <w:rsid w:val="0089416A"/>
    <w:rsid w:val="008949B3"/>
    <w:rsid w:val="00894EAC"/>
    <w:rsid w:val="00894FDD"/>
    <w:rsid w:val="008963CC"/>
    <w:rsid w:val="008966E3"/>
    <w:rsid w:val="00896A0B"/>
    <w:rsid w:val="00896DC1"/>
    <w:rsid w:val="008971C3"/>
    <w:rsid w:val="008971DF"/>
    <w:rsid w:val="008972F7"/>
    <w:rsid w:val="00897899"/>
    <w:rsid w:val="008978B9"/>
    <w:rsid w:val="00897B90"/>
    <w:rsid w:val="008A00BA"/>
    <w:rsid w:val="008A01BD"/>
    <w:rsid w:val="008A04AF"/>
    <w:rsid w:val="008A0712"/>
    <w:rsid w:val="008A09D3"/>
    <w:rsid w:val="008A117A"/>
    <w:rsid w:val="008A1482"/>
    <w:rsid w:val="008A171D"/>
    <w:rsid w:val="008A17CE"/>
    <w:rsid w:val="008A1AAD"/>
    <w:rsid w:val="008A1B60"/>
    <w:rsid w:val="008A22A1"/>
    <w:rsid w:val="008A3182"/>
    <w:rsid w:val="008A3474"/>
    <w:rsid w:val="008A34D0"/>
    <w:rsid w:val="008A3B2E"/>
    <w:rsid w:val="008A410E"/>
    <w:rsid w:val="008A423C"/>
    <w:rsid w:val="008A5241"/>
    <w:rsid w:val="008A529D"/>
    <w:rsid w:val="008A583A"/>
    <w:rsid w:val="008A62DE"/>
    <w:rsid w:val="008A630A"/>
    <w:rsid w:val="008A6501"/>
    <w:rsid w:val="008A6B03"/>
    <w:rsid w:val="008A7400"/>
    <w:rsid w:val="008A74BD"/>
    <w:rsid w:val="008A7D71"/>
    <w:rsid w:val="008B0480"/>
    <w:rsid w:val="008B0486"/>
    <w:rsid w:val="008B0617"/>
    <w:rsid w:val="008B093D"/>
    <w:rsid w:val="008B1223"/>
    <w:rsid w:val="008B15D3"/>
    <w:rsid w:val="008B187E"/>
    <w:rsid w:val="008B1DA2"/>
    <w:rsid w:val="008B1DA5"/>
    <w:rsid w:val="008B1F5F"/>
    <w:rsid w:val="008B2249"/>
    <w:rsid w:val="008B24AE"/>
    <w:rsid w:val="008B2D16"/>
    <w:rsid w:val="008B306B"/>
    <w:rsid w:val="008B3155"/>
    <w:rsid w:val="008B34D7"/>
    <w:rsid w:val="008B35D0"/>
    <w:rsid w:val="008B386E"/>
    <w:rsid w:val="008B3DC8"/>
    <w:rsid w:val="008B43B6"/>
    <w:rsid w:val="008B4555"/>
    <w:rsid w:val="008B4C20"/>
    <w:rsid w:val="008B4C87"/>
    <w:rsid w:val="008B4F37"/>
    <w:rsid w:val="008B5C69"/>
    <w:rsid w:val="008B60B0"/>
    <w:rsid w:val="008B68B5"/>
    <w:rsid w:val="008B6CB2"/>
    <w:rsid w:val="008B7449"/>
    <w:rsid w:val="008B79E9"/>
    <w:rsid w:val="008B7FB8"/>
    <w:rsid w:val="008C0213"/>
    <w:rsid w:val="008C0370"/>
    <w:rsid w:val="008C05B5"/>
    <w:rsid w:val="008C09ED"/>
    <w:rsid w:val="008C0BDB"/>
    <w:rsid w:val="008C0BF0"/>
    <w:rsid w:val="008C0C9F"/>
    <w:rsid w:val="008C0F30"/>
    <w:rsid w:val="008C0F98"/>
    <w:rsid w:val="008C1084"/>
    <w:rsid w:val="008C141D"/>
    <w:rsid w:val="008C16E7"/>
    <w:rsid w:val="008C2F45"/>
    <w:rsid w:val="008C3388"/>
    <w:rsid w:val="008C353B"/>
    <w:rsid w:val="008C3839"/>
    <w:rsid w:val="008C38D5"/>
    <w:rsid w:val="008C3B0F"/>
    <w:rsid w:val="008C40EE"/>
    <w:rsid w:val="008C4A4C"/>
    <w:rsid w:val="008C4B80"/>
    <w:rsid w:val="008C4C16"/>
    <w:rsid w:val="008C53E5"/>
    <w:rsid w:val="008C57A7"/>
    <w:rsid w:val="008C5ABE"/>
    <w:rsid w:val="008C64F8"/>
    <w:rsid w:val="008C66B0"/>
    <w:rsid w:val="008C6982"/>
    <w:rsid w:val="008C6E31"/>
    <w:rsid w:val="008C6E45"/>
    <w:rsid w:val="008C7087"/>
    <w:rsid w:val="008C7632"/>
    <w:rsid w:val="008C7C76"/>
    <w:rsid w:val="008C7F70"/>
    <w:rsid w:val="008D002A"/>
    <w:rsid w:val="008D0246"/>
    <w:rsid w:val="008D0858"/>
    <w:rsid w:val="008D0CF5"/>
    <w:rsid w:val="008D0F35"/>
    <w:rsid w:val="008D1594"/>
    <w:rsid w:val="008D15D8"/>
    <w:rsid w:val="008D1788"/>
    <w:rsid w:val="008D1924"/>
    <w:rsid w:val="008D1A56"/>
    <w:rsid w:val="008D1C40"/>
    <w:rsid w:val="008D2159"/>
    <w:rsid w:val="008D217E"/>
    <w:rsid w:val="008D25E8"/>
    <w:rsid w:val="008D28D4"/>
    <w:rsid w:val="008D2BE8"/>
    <w:rsid w:val="008D31AE"/>
    <w:rsid w:val="008D32EA"/>
    <w:rsid w:val="008D399A"/>
    <w:rsid w:val="008D3DD9"/>
    <w:rsid w:val="008D46F6"/>
    <w:rsid w:val="008D4A38"/>
    <w:rsid w:val="008D4E28"/>
    <w:rsid w:val="008D4E79"/>
    <w:rsid w:val="008D509D"/>
    <w:rsid w:val="008D52AB"/>
    <w:rsid w:val="008D56F3"/>
    <w:rsid w:val="008D56FD"/>
    <w:rsid w:val="008D59E7"/>
    <w:rsid w:val="008D5EE4"/>
    <w:rsid w:val="008D68D3"/>
    <w:rsid w:val="008D6A2C"/>
    <w:rsid w:val="008D6B12"/>
    <w:rsid w:val="008D6BEA"/>
    <w:rsid w:val="008D6D14"/>
    <w:rsid w:val="008D6D33"/>
    <w:rsid w:val="008D6EB6"/>
    <w:rsid w:val="008D722E"/>
    <w:rsid w:val="008D7784"/>
    <w:rsid w:val="008D7D1E"/>
    <w:rsid w:val="008E0D24"/>
    <w:rsid w:val="008E0EB6"/>
    <w:rsid w:val="008E192A"/>
    <w:rsid w:val="008E1F4F"/>
    <w:rsid w:val="008E1F97"/>
    <w:rsid w:val="008E2184"/>
    <w:rsid w:val="008E22D7"/>
    <w:rsid w:val="008E25C7"/>
    <w:rsid w:val="008E271C"/>
    <w:rsid w:val="008E2ADF"/>
    <w:rsid w:val="008E2E5C"/>
    <w:rsid w:val="008E38E4"/>
    <w:rsid w:val="008E39E7"/>
    <w:rsid w:val="008E3BDF"/>
    <w:rsid w:val="008E40D3"/>
    <w:rsid w:val="008E4534"/>
    <w:rsid w:val="008E51CB"/>
    <w:rsid w:val="008E5825"/>
    <w:rsid w:val="008E5A8D"/>
    <w:rsid w:val="008E61B8"/>
    <w:rsid w:val="008E658E"/>
    <w:rsid w:val="008E66CD"/>
    <w:rsid w:val="008E699F"/>
    <w:rsid w:val="008E6CE1"/>
    <w:rsid w:val="008E6E1F"/>
    <w:rsid w:val="008E6FE6"/>
    <w:rsid w:val="008E7CF6"/>
    <w:rsid w:val="008E7D21"/>
    <w:rsid w:val="008F02BC"/>
    <w:rsid w:val="008F0373"/>
    <w:rsid w:val="008F03C4"/>
    <w:rsid w:val="008F087D"/>
    <w:rsid w:val="008F0DA8"/>
    <w:rsid w:val="008F0E09"/>
    <w:rsid w:val="008F0EE2"/>
    <w:rsid w:val="008F155C"/>
    <w:rsid w:val="008F165C"/>
    <w:rsid w:val="008F1787"/>
    <w:rsid w:val="008F1977"/>
    <w:rsid w:val="008F1AAE"/>
    <w:rsid w:val="008F1EE8"/>
    <w:rsid w:val="008F2000"/>
    <w:rsid w:val="008F2047"/>
    <w:rsid w:val="008F25F0"/>
    <w:rsid w:val="008F3043"/>
    <w:rsid w:val="008F31AE"/>
    <w:rsid w:val="008F33CE"/>
    <w:rsid w:val="008F34DA"/>
    <w:rsid w:val="008F3D57"/>
    <w:rsid w:val="008F409F"/>
    <w:rsid w:val="008F44B1"/>
    <w:rsid w:val="008F4626"/>
    <w:rsid w:val="008F4B3B"/>
    <w:rsid w:val="008F4DA8"/>
    <w:rsid w:val="008F556E"/>
    <w:rsid w:val="008F58F1"/>
    <w:rsid w:val="008F5CDD"/>
    <w:rsid w:val="008F5D75"/>
    <w:rsid w:val="008F6AB3"/>
    <w:rsid w:val="008F7010"/>
    <w:rsid w:val="008F7486"/>
    <w:rsid w:val="008F76ED"/>
    <w:rsid w:val="008F78CB"/>
    <w:rsid w:val="008F7E2B"/>
    <w:rsid w:val="008F7FCD"/>
    <w:rsid w:val="00900627"/>
    <w:rsid w:val="00900DF2"/>
    <w:rsid w:val="00901469"/>
    <w:rsid w:val="009016C8"/>
    <w:rsid w:val="00901C0F"/>
    <w:rsid w:val="009021B6"/>
    <w:rsid w:val="00902323"/>
    <w:rsid w:val="009026A8"/>
    <w:rsid w:val="00902A32"/>
    <w:rsid w:val="00903D23"/>
    <w:rsid w:val="00903F2C"/>
    <w:rsid w:val="00903F49"/>
    <w:rsid w:val="00904025"/>
    <w:rsid w:val="00904096"/>
    <w:rsid w:val="00904199"/>
    <w:rsid w:val="00904EB2"/>
    <w:rsid w:val="00905111"/>
    <w:rsid w:val="00905321"/>
    <w:rsid w:val="009064FE"/>
    <w:rsid w:val="009065A4"/>
    <w:rsid w:val="0090666C"/>
    <w:rsid w:val="0090680B"/>
    <w:rsid w:val="0090687C"/>
    <w:rsid w:val="00906911"/>
    <w:rsid w:val="0090759D"/>
    <w:rsid w:val="009075B9"/>
    <w:rsid w:val="009079B6"/>
    <w:rsid w:val="009079EE"/>
    <w:rsid w:val="00907D02"/>
    <w:rsid w:val="00910275"/>
    <w:rsid w:val="009107E0"/>
    <w:rsid w:val="00910DD6"/>
    <w:rsid w:val="00911532"/>
    <w:rsid w:val="00911B64"/>
    <w:rsid w:val="00911BBF"/>
    <w:rsid w:val="00911DDB"/>
    <w:rsid w:val="00912839"/>
    <w:rsid w:val="0091288B"/>
    <w:rsid w:val="00912CEF"/>
    <w:rsid w:val="00913070"/>
    <w:rsid w:val="00913616"/>
    <w:rsid w:val="0091378B"/>
    <w:rsid w:val="00913C5F"/>
    <w:rsid w:val="00914019"/>
    <w:rsid w:val="009143FF"/>
    <w:rsid w:val="00914400"/>
    <w:rsid w:val="00914A4D"/>
    <w:rsid w:val="00914E04"/>
    <w:rsid w:val="00914EAB"/>
    <w:rsid w:val="00915012"/>
    <w:rsid w:val="00915318"/>
    <w:rsid w:val="009154FD"/>
    <w:rsid w:val="00915ECD"/>
    <w:rsid w:val="0091608C"/>
    <w:rsid w:val="00916447"/>
    <w:rsid w:val="009167AB"/>
    <w:rsid w:val="00916BF3"/>
    <w:rsid w:val="00916EA3"/>
    <w:rsid w:val="0091714A"/>
    <w:rsid w:val="00917302"/>
    <w:rsid w:val="009173C2"/>
    <w:rsid w:val="009176C3"/>
    <w:rsid w:val="009176F8"/>
    <w:rsid w:val="00917731"/>
    <w:rsid w:val="00917ED0"/>
    <w:rsid w:val="00920224"/>
    <w:rsid w:val="009206AE"/>
    <w:rsid w:val="0092079E"/>
    <w:rsid w:val="00920C70"/>
    <w:rsid w:val="00920C8D"/>
    <w:rsid w:val="00921054"/>
    <w:rsid w:val="009218C1"/>
    <w:rsid w:val="0092198A"/>
    <w:rsid w:val="009219F7"/>
    <w:rsid w:val="00921B71"/>
    <w:rsid w:val="009222E2"/>
    <w:rsid w:val="0092254D"/>
    <w:rsid w:val="009230A6"/>
    <w:rsid w:val="00923E72"/>
    <w:rsid w:val="009241C2"/>
    <w:rsid w:val="009244A9"/>
    <w:rsid w:val="0092453E"/>
    <w:rsid w:val="009248E3"/>
    <w:rsid w:val="00924A2A"/>
    <w:rsid w:val="00924C76"/>
    <w:rsid w:val="0092501D"/>
    <w:rsid w:val="00925155"/>
    <w:rsid w:val="00925362"/>
    <w:rsid w:val="00925DC3"/>
    <w:rsid w:val="00925F00"/>
    <w:rsid w:val="009261B8"/>
    <w:rsid w:val="009262D4"/>
    <w:rsid w:val="00926320"/>
    <w:rsid w:val="0092633A"/>
    <w:rsid w:val="009278B2"/>
    <w:rsid w:val="00927F51"/>
    <w:rsid w:val="00927F6C"/>
    <w:rsid w:val="009301DE"/>
    <w:rsid w:val="00930335"/>
    <w:rsid w:val="00930A58"/>
    <w:rsid w:val="009311AE"/>
    <w:rsid w:val="00931422"/>
    <w:rsid w:val="00931A1F"/>
    <w:rsid w:val="00931A76"/>
    <w:rsid w:val="00932169"/>
    <w:rsid w:val="009323E9"/>
    <w:rsid w:val="0093290F"/>
    <w:rsid w:val="009330B0"/>
    <w:rsid w:val="0093351D"/>
    <w:rsid w:val="00933640"/>
    <w:rsid w:val="0093374A"/>
    <w:rsid w:val="00933A1F"/>
    <w:rsid w:val="00933E7A"/>
    <w:rsid w:val="009340AB"/>
    <w:rsid w:val="009346B9"/>
    <w:rsid w:val="0093470D"/>
    <w:rsid w:val="00934D44"/>
    <w:rsid w:val="009354EA"/>
    <w:rsid w:val="0093584A"/>
    <w:rsid w:val="009359B0"/>
    <w:rsid w:val="00935A76"/>
    <w:rsid w:val="00935B8A"/>
    <w:rsid w:val="00935BDF"/>
    <w:rsid w:val="009362C0"/>
    <w:rsid w:val="009366D7"/>
    <w:rsid w:val="0093758B"/>
    <w:rsid w:val="00937A07"/>
    <w:rsid w:val="00937DAC"/>
    <w:rsid w:val="00940078"/>
    <w:rsid w:val="00940223"/>
    <w:rsid w:val="0094056C"/>
    <w:rsid w:val="009408CE"/>
    <w:rsid w:val="00940BF9"/>
    <w:rsid w:val="00940C82"/>
    <w:rsid w:val="00941143"/>
    <w:rsid w:val="00941D29"/>
    <w:rsid w:val="00942068"/>
    <w:rsid w:val="009420D8"/>
    <w:rsid w:val="00942604"/>
    <w:rsid w:val="00942CB6"/>
    <w:rsid w:val="00942CD7"/>
    <w:rsid w:val="00942EC9"/>
    <w:rsid w:val="00942F7B"/>
    <w:rsid w:val="00943680"/>
    <w:rsid w:val="0094385B"/>
    <w:rsid w:val="00943AEE"/>
    <w:rsid w:val="009441FA"/>
    <w:rsid w:val="009447B8"/>
    <w:rsid w:val="00944868"/>
    <w:rsid w:val="00944AE6"/>
    <w:rsid w:val="00944B3A"/>
    <w:rsid w:val="00944CC2"/>
    <w:rsid w:val="00944D02"/>
    <w:rsid w:val="00944E82"/>
    <w:rsid w:val="009453FF"/>
    <w:rsid w:val="0094546A"/>
    <w:rsid w:val="00945DAB"/>
    <w:rsid w:val="0094642F"/>
    <w:rsid w:val="00946628"/>
    <w:rsid w:val="00946BA7"/>
    <w:rsid w:val="00946CD8"/>
    <w:rsid w:val="00946D1D"/>
    <w:rsid w:val="00946D61"/>
    <w:rsid w:val="00946F7C"/>
    <w:rsid w:val="00946F93"/>
    <w:rsid w:val="009478F1"/>
    <w:rsid w:val="00947C4E"/>
    <w:rsid w:val="00951520"/>
    <w:rsid w:val="009519AA"/>
    <w:rsid w:val="00951B24"/>
    <w:rsid w:val="009524AC"/>
    <w:rsid w:val="0095263D"/>
    <w:rsid w:val="009526CF"/>
    <w:rsid w:val="009526E5"/>
    <w:rsid w:val="00952843"/>
    <w:rsid w:val="009529A8"/>
    <w:rsid w:val="00953147"/>
    <w:rsid w:val="00953BC4"/>
    <w:rsid w:val="00953F0E"/>
    <w:rsid w:val="00953F4C"/>
    <w:rsid w:val="00954373"/>
    <w:rsid w:val="009544AA"/>
    <w:rsid w:val="009547A0"/>
    <w:rsid w:val="00954A87"/>
    <w:rsid w:val="00954E62"/>
    <w:rsid w:val="00954FAD"/>
    <w:rsid w:val="0095532E"/>
    <w:rsid w:val="00955446"/>
    <w:rsid w:val="00955519"/>
    <w:rsid w:val="00955708"/>
    <w:rsid w:val="00955799"/>
    <w:rsid w:val="009558CF"/>
    <w:rsid w:val="00955A25"/>
    <w:rsid w:val="00955AA1"/>
    <w:rsid w:val="00955AF5"/>
    <w:rsid w:val="00955BE4"/>
    <w:rsid w:val="00955D6D"/>
    <w:rsid w:val="0095681F"/>
    <w:rsid w:val="00956BC7"/>
    <w:rsid w:val="00956CBC"/>
    <w:rsid w:val="0095759A"/>
    <w:rsid w:val="0095766E"/>
    <w:rsid w:val="00957A3D"/>
    <w:rsid w:val="00957BCC"/>
    <w:rsid w:val="00957E8D"/>
    <w:rsid w:val="00960247"/>
    <w:rsid w:val="00960C19"/>
    <w:rsid w:val="00961038"/>
    <w:rsid w:val="00961352"/>
    <w:rsid w:val="00961680"/>
    <w:rsid w:val="00961859"/>
    <w:rsid w:val="00961B68"/>
    <w:rsid w:val="00962516"/>
    <w:rsid w:val="00962691"/>
    <w:rsid w:val="00962762"/>
    <w:rsid w:val="0096283D"/>
    <w:rsid w:val="00962C49"/>
    <w:rsid w:val="00962C4A"/>
    <w:rsid w:val="0096305D"/>
    <w:rsid w:val="009630A9"/>
    <w:rsid w:val="0096381F"/>
    <w:rsid w:val="0096384E"/>
    <w:rsid w:val="00963EA9"/>
    <w:rsid w:val="009641B2"/>
    <w:rsid w:val="009647A8"/>
    <w:rsid w:val="00964BEF"/>
    <w:rsid w:val="00964C37"/>
    <w:rsid w:val="00964F0B"/>
    <w:rsid w:val="00965019"/>
    <w:rsid w:val="00965118"/>
    <w:rsid w:val="00965190"/>
    <w:rsid w:val="0096520D"/>
    <w:rsid w:val="0096570D"/>
    <w:rsid w:val="0096576D"/>
    <w:rsid w:val="00965AF4"/>
    <w:rsid w:val="00965C75"/>
    <w:rsid w:val="00965E36"/>
    <w:rsid w:val="0096654F"/>
    <w:rsid w:val="009665F1"/>
    <w:rsid w:val="009667AE"/>
    <w:rsid w:val="0096692E"/>
    <w:rsid w:val="00966CA3"/>
    <w:rsid w:val="00966E31"/>
    <w:rsid w:val="00966E99"/>
    <w:rsid w:val="00966E9E"/>
    <w:rsid w:val="00966FE1"/>
    <w:rsid w:val="00967359"/>
    <w:rsid w:val="009673DB"/>
    <w:rsid w:val="00967599"/>
    <w:rsid w:val="00967775"/>
    <w:rsid w:val="0097009F"/>
    <w:rsid w:val="0097037E"/>
    <w:rsid w:val="00970635"/>
    <w:rsid w:val="00970BED"/>
    <w:rsid w:val="00971312"/>
    <w:rsid w:val="00971571"/>
    <w:rsid w:val="0097176A"/>
    <w:rsid w:val="00971921"/>
    <w:rsid w:val="00971A02"/>
    <w:rsid w:val="00971B87"/>
    <w:rsid w:val="00971BE1"/>
    <w:rsid w:val="009721F9"/>
    <w:rsid w:val="0097288E"/>
    <w:rsid w:val="00972965"/>
    <w:rsid w:val="00972B5D"/>
    <w:rsid w:val="00972BCD"/>
    <w:rsid w:val="0097309B"/>
    <w:rsid w:val="009732C6"/>
    <w:rsid w:val="00973419"/>
    <w:rsid w:val="0097358D"/>
    <w:rsid w:val="00973764"/>
    <w:rsid w:val="00973A8F"/>
    <w:rsid w:val="00973D68"/>
    <w:rsid w:val="00973ECB"/>
    <w:rsid w:val="00974402"/>
    <w:rsid w:val="009748C1"/>
    <w:rsid w:val="00974AFE"/>
    <w:rsid w:val="00975218"/>
    <w:rsid w:val="0097533B"/>
    <w:rsid w:val="009753DB"/>
    <w:rsid w:val="00975680"/>
    <w:rsid w:val="00975782"/>
    <w:rsid w:val="00975C93"/>
    <w:rsid w:val="00975EFD"/>
    <w:rsid w:val="00976477"/>
    <w:rsid w:val="00976BD9"/>
    <w:rsid w:val="00976F0D"/>
    <w:rsid w:val="0097710B"/>
    <w:rsid w:val="00977279"/>
    <w:rsid w:val="009773D0"/>
    <w:rsid w:val="00977685"/>
    <w:rsid w:val="00977836"/>
    <w:rsid w:val="00977DEE"/>
    <w:rsid w:val="0098021C"/>
    <w:rsid w:val="00980283"/>
    <w:rsid w:val="00980761"/>
    <w:rsid w:val="00980947"/>
    <w:rsid w:val="00980F85"/>
    <w:rsid w:val="009810BA"/>
    <w:rsid w:val="0098118B"/>
    <w:rsid w:val="00981EE1"/>
    <w:rsid w:val="00982184"/>
    <w:rsid w:val="00982841"/>
    <w:rsid w:val="009828E7"/>
    <w:rsid w:val="00982B1A"/>
    <w:rsid w:val="00982BA9"/>
    <w:rsid w:val="0098320A"/>
    <w:rsid w:val="00983251"/>
    <w:rsid w:val="00983255"/>
    <w:rsid w:val="00983481"/>
    <w:rsid w:val="0098373F"/>
    <w:rsid w:val="009838E2"/>
    <w:rsid w:val="009842E7"/>
    <w:rsid w:val="00984423"/>
    <w:rsid w:val="0098453B"/>
    <w:rsid w:val="00985605"/>
    <w:rsid w:val="00985D44"/>
    <w:rsid w:val="009864ED"/>
    <w:rsid w:val="0098667C"/>
    <w:rsid w:val="00986874"/>
    <w:rsid w:val="00986911"/>
    <w:rsid w:val="00987747"/>
    <w:rsid w:val="00987857"/>
    <w:rsid w:val="00987B32"/>
    <w:rsid w:val="00990773"/>
    <w:rsid w:val="009908CB"/>
    <w:rsid w:val="00990DA9"/>
    <w:rsid w:val="00991C0D"/>
    <w:rsid w:val="00991DFC"/>
    <w:rsid w:val="00991F54"/>
    <w:rsid w:val="00991F87"/>
    <w:rsid w:val="0099212A"/>
    <w:rsid w:val="00992441"/>
    <w:rsid w:val="009934E3"/>
    <w:rsid w:val="0099356A"/>
    <w:rsid w:val="009939AD"/>
    <w:rsid w:val="00993C4E"/>
    <w:rsid w:val="00993E28"/>
    <w:rsid w:val="009940BE"/>
    <w:rsid w:val="009940EC"/>
    <w:rsid w:val="009945DB"/>
    <w:rsid w:val="00994D92"/>
    <w:rsid w:val="00995A42"/>
    <w:rsid w:val="00995D01"/>
    <w:rsid w:val="00996067"/>
    <w:rsid w:val="00997074"/>
    <w:rsid w:val="00997287"/>
    <w:rsid w:val="009974CD"/>
    <w:rsid w:val="0099769F"/>
    <w:rsid w:val="009976D0"/>
    <w:rsid w:val="009976F6"/>
    <w:rsid w:val="00997842"/>
    <w:rsid w:val="00997CC4"/>
    <w:rsid w:val="00997F4C"/>
    <w:rsid w:val="009A04B6"/>
    <w:rsid w:val="009A0771"/>
    <w:rsid w:val="009A083F"/>
    <w:rsid w:val="009A0AAD"/>
    <w:rsid w:val="009A0BF8"/>
    <w:rsid w:val="009A0C52"/>
    <w:rsid w:val="009A0CEB"/>
    <w:rsid w:val="009A0EE4"/>
    <w:rsid w:val="009A0FA1"/>
    <w:rsid w:val="009A14EA"/>
    <w:rsid w:val="009A1576"/>
    <w:rsid w:val="009A2224"/>
    <w:rsid w:val="009A2417"/>
    <w:rsid w:val="009A2BFE"/>
    <w:rsid w:val="009A2E84"/>
    <w:rsid w:val="009A35D0"/>
    <w:rsid w:val="009A36A6"/>
    <w:rsid w:val="009A37BB"/>
    <w:rsid w:val="009A3DDF"/>
    <w:rsid w:val="009A433B"/>
    <w:rsid w:val="009A46D0"/>
    <w:rsid w:val="009A4963"/>
    <w:rsid w:val="009A53EE"/>
    <w:rsid w:val="009A5C56"/>
    <w:rsid w:val="009A5C6E"/>
    <w:rsid w:val="009A60F2"/>
    <w:rsid w:val="009A6170"/>
    <w:rsid w:val="009A65B5"/>
    <w:rsid w:val="009A68C0"/>
    <w:rsid w:val="009A6E97"/>
    <w:rsid w:val="009A726F"/>
    <w:rsid w:val="009A760F"/>
    <w:rsid w:val="009A7861"/>
    <w:rsid w:val="009A79E3"/>
    <w:rsid w:val="009A7A11"/>
    <w:rsid w:val="009A7A87"/>
    <w:rsid w:val="009A7B96"/>
    <w:rsid w:val="009A7D17"/>
    <w:rsid w:val="009A7E08"/>
    <w:rsid w:val="009A7E5A"/>
    <w:rsid w:val="009B02DF"/>
    <w:rsid w:val="009B03EE"/>
    <w:rsid w:val="009B06C0"/>
    <w:rsid w:val="009B0736"/>
    <w:rsid w:val="009B088B"/>
    <w:rsid w:val="009B0DA4"/>
    <w:rsid w:val="009B1131"/>
    <w:rsid w:val="009B1389"/>
    <w:rsid w:val="009B13D3"/>
    <w:rsid w:val="009B1C3E"/>
    <w:rsid w:val="009B204C"/>
    <w:rsid w:val="009B23A5"/>
    <w:rsid w:val="009B242F"/>
    <w:rsid w:val="009B29CB"/>
    <w:rsid w:val="009B384B"/>
    <w:rsid w:val="009B3967"/>
    <w:rsid w:val="009B3A75"/>
    <w:rsid w:val="009B46B4"/>
    <w:rsid w:val="009B4C6C"/>
    <w:rsid w:val="009B4E19"/>
    <w:rsid w:val="009B4EB8"/>
    <w:rsid w:val="009B4FCB"/>
    <w:rsid w:val="009B5B86"/>
    <w:rsid w:val="009B5C03"/>
    <w:rsid w:val="009B605A"/>
    <w:rsid w:val="009B60FA"/>
    <w:rsid w:val="009B640C"/>
    <w:rsid w:val="009B66FB"/>
    <w:rsid w:val="009B67BB"/>
    <w:rsid w:val="009B6828"/>
    <w:rsid w:val="009B6ADD"/>
    <w:rsid w:val="009B6F4C"/>
    <w:rsid w:val="009B72DA"/>
    <w:rsid w:val="009B78D8"/>
    <w:rsid w:val="009B7AE5"/>
    <w:rsid w:val="009B7D25"/>
    <w:rsid w:val="009B7E72"/>
    <w:rsid w:val="009C04D4"/>
    <w:rsid w:val="009C0904"/>
    <w:rsid w:val="009C0981"/>
    <w:rsid w:val="009C0CE2"/>
    <w:rsid w:val="009C0ECF"/>
    <w:rsid w:val="009C0F4D"/>
    <w:rsid w:val="009C1002"/>
    <w:rsid w:val="009C12C6"/>
    <w:rsid w:val="009C14F4"/>
    <w:rsid w:val="009C19ED"/>
    <w:rsid w:val="009C1BDC"/>
    <w:rsid w:val="009C1CBF"/>
    <w:rsid w:val="009C1DAA"/>
    <w:rsid w:val="009C2136"/>
    <w:rsid w:val="009C2806"/>
    <w:rsid w:val="009C2986"/>
    <w:rsid w:val="009C30F7"/>
    <w:rsid w:val="009C3922"/>
    <w:rsid w:val="009C3979"/>
    <w:rsid w:val="009C3BAB"/>
    <w:rsid w:val="009C3D70"/>
    <w:rsid w:val="009C4419"/>
    <w:rsid w:val="009C445C"/>
    <w:rsid w:val="009C4461"/>
    <w:rsid w:val="009C4B0F"/>
    <w:rsid w:val="009C551E"/>
    <w:rsid w:val="009C6050"/>
    <w:rsid w:val="009C6175"/>
    <w:rsid w:val="009C6650"/>
    <w:rsid w:val="009C6653"/>
    <w:rsid w:val="009C6935"/>
    <w:rsid w:val="009C7183"/>
    <w:rsid w:val="009C75E8"/>
    <w:rsid w:val="009C7B67"/>
    <w:rsid w:val="009C7BA5"/>
    <w:rsid w:val="009C7FB8"/>
    <w:rsid w:val="009D014C"/>
    <w:rsid w:val="009D09E8"/>
    <w:rsid w:val="009D123F"/>
    <w:rsid w:val="009D1357"/>
    <w:rsid w:val="009D1ACB"/>
    <w:rsid w:val="009D1B28"/>
    <w:rsid w:val="009D1B4D"/>
    <w:rsid w:val="009D1B62"/>
    <w:rsid w:val="009D2637"/>
    <w:rsid w:val="009D2824"/>
    <w:rsid w:val="009D28F3"/>
    <w:rsid w:val="009D2D57"/>
    <w:rsid w:val="009D2F10"/>
    <w:rsid w:val="009D2FA6"/>
    <w:rsid w:val="009D3063"/>
    <w:rsid w:val="009D30DA"/>
    <w:rsid w:val="009D36BB"/>
    <w:rsid w:val="009D3FD6"/>
    <w:rsid w:val="009D4135"/>
    <w:rsid w:val="009D449F"/>
    <w:rsid w:val="009D45BC"/>
    <w:rsid w:val="009D46D7"/>
    <w:rsid w:val="009D4A0D"/>
    <w:rsid w:val="009D4C56"/>
    <w:rsid w:val="009D5AE2"/>
    <w:rsid w:val="009D5CCD"/>
    <w:rsid w:val="009D5F3D"/>
    <w:rsid w:val="009D6A32"/>
    <w:rsid w:val="009D6F58"/>
    <w:rsid w:val="009D7252"/>
    <w:rsid w:val="009D7334"/>
    <w:rsid w:val="009D75DB"/>
    <w:rsid w:val="009D799E"/>
    <w:rsid w:val="009D7A7B"/>
    <w:rsid w:val="009D7C1B"/>
    <w:rsid w:val="009D7CE2"/>
    <w:rsid w:val="009D7D1B"/>
    <w:rsid w:val="009E1144"/>
    <w:rsid w:val="009E1595"/>
    <w:rsid w:val="009E1B3C"/>
    <w:rsid w:val="009E283F"/>
    <w:rsid w:val="009E2A40"/>
    <w:rsid w:val="009E2B5A"/>
    <w:rsid w:val="009E30C3"/>
    <w:rsid w:val="009E3246"/>
    <w:rsid w:val="009E395F"/>
    <w:rsid w:val="009E3D54"/>
    <w:rsid w:val="009E487A"/>
    <w:rsid w:val="009E4A13"/>
    <w:rsid w:val="009E510E"/>
    <w:rsid w:val="009E5BA8"/>
    <w:rsid w:val="009E6298"/>
    <w:rsid w:val="009E6612"/>
    <w:rsid w:val="009E6FB5"/>
    <w:rsid w:val="009E6FF0"/>
    <w:rsid w:val="009E720C"/>
    <w:rsid w:val="009E74CC"/>
    <w:rsid w:val="009E77E9"/>
    <w:rsid w:val="009E7891"/>
    <w:rsid w:val="009F05D1"/>
    <w:rsid w:val="009F0D97"/>
    <w:rsid w:val="009F1149"/>
    <w:rsid w:val="009F116C"/>
    <w:rsid w:val="009F18A7"/>
    <w:rsid w:val="009F1E25"/>
    <w:rsid w:val="009F2024"/>
    <w:rsid w:val="009F259C"/>
    <w:rsid w:val="009F2F2E"/>
    <w:rsid w:val="009F3073"/>
    <w:rsid w:val="009F34A5"/>
    <w:rsid w:val="009F41A7"/>
    <w:rsid w:val="009F42D6"/>
    <w:rsid w:val="009F4624"/>
    <w:rsid w:val="009F485E"/>
    <w:rsid w:val="009F5070"/>
    <w:rsid w:val="009F521F"/>
    <w:rsid w:val="009F573A"/>
    <w:rsid w:val="009F578C"/>
    <w:rsid w:val="009F57CD"/>
    <w:rsid w:val="009F5B84"/>
    <w:rsid w:val="009F5FA1"/>
    <w:rsid w:val="009F63AB"/>
    <w:rsid w:val="009F7BB9"/>
    <w:rsid w:val="009F7CD1"/>
    <w:rsid w:val="009F7D17"/>
    <w:rsid w:val="009F7D66"/>
    <w:rsid w:val="009F7D9C"/>
    <w:rsid w:val="009F7DE5"/>
    <w:rsid w:val="009F7FBB"/>
    <w:rsid w:val="00A0130A"/>
    <w:rsid w:val="00A01684"/>
    <w:rsid w:val="00A0172C"/>
    <w:rsid w:val="00A017A0"/>
    <w:rsid w:val="00A019C6"/>
    <w:rsid w:val="00A01B18"/>
    <w:rsid w:val="00A01FED"/>
    <w:rsid w:val="00A021AE"/>
    <w:rsid w:val="00A02246"/>
    <w:rsid w:val="00A0225B"/>
    <w:rsid w:val="00A022CD"/>
    <w:rsid w:val="00A030E2"/>
    <w:rsid w:val="00A03841"/>
    <w:rsid w:val="00A04061"/>
    <w:rsid w:val="00A0455E"/>
    <w:rsid w:val="00A04E91"/>
    <w:rsid w:val="00A05047"/>
    <w:rsid w:val="00A050C0"/>
    <w:rsid w:val="00A05DB9"/>
    <w:rsid w:val="00A06347"/>
    <w:rsid w:val="00A06531"/>
    <w:rsid w:val="00A065BB"/>
    <w:rsid w:val="00A0698A"/>
    <w:rsid w:val="00A06F40"/>
    <w:rsid w:val="00A07297"/>
    <w:rsid w:val="00A0766E"/>
    <w:rsid w:val="00A07850"/>
    <w:rsid w:val="00A103D1"/>
    <w:rsid w:val="00A104AF"/>
    <w:rsid w:val="00A104B9"/>
    <w:rsid w:val="00A10A50"/>
    <w:rsid w:val="00A11157"/>
    <w:rsid w:val="00A11227"/>
    <w:rsid w:val="00A11605"/>
    <w:rsid w:val="00A117D3"/>
    <w:rsid w:val="00A11A32"/>
    <w:rsid w:val="00A122F9"/>
    <w:rsid w:val="00A1231E"/>
    <w:rsid w:val="00A1242B"/>
    <w:rsid w:val="00A12504"/>
    <w:rsid w:val="00A1292B"/>
    <w:rsid w:val="00A12B51"/>
    <w:rsid w:val="00A12D34"/>
    <w:rsid w:val="00A12FDC"/>
    <w:rsid w:val="00A131D3"/>
    <w:rsid w:val="00A1342E"/>
    <w:rsid w:val="00A1371C"/>
    <w:rsid w:val="00A138D6"/>
    <w:rsid w:val="00A14564"/>
    <w:rsid w:val="00A1493B"/>
    <w:rsid w:val="00A149BF"/>
    <w:rsid w:val="00A1528C"/>
    <w:rsid w:val="00A15502"/>
    <w:rsid w:val="00A15844"/>
    <w:rsid w:val="00A15BFB"/>
    <w:rsid w:val="00A15CBA"/>
    <w:rsid w:val="00A15CDF"/>
    <w:rsid w:val="00A15F68"/>
    <w:rsid w:val="00A16630"/>
    <w:rsid w:val="00A168DE"/>
    <w:rsid w:val="00A168F1"/>
    <w:rsid w:val="00A16C68"/>
    <w:rsid w:val="00A16CBC"/>
    <w:rsid w:val="00A16D80"/>
    <w:rsid w:val="00A16E0B"/>
    <w:rsid w:val="00A1706C"/>
    <w:rsid w:val="00A17168"/>
    <w:rsid w:val="00A17547"/>
    <w:rsid w:val="00A17E27"/>
    <w:rsid w:val="00A20162"/>
    <w:rsid w:val="00A20654"/>
    <w:rsid w:val="00A20B53"/>
    <w:rsid w:val="00A2111F"/>
    <w:rsid w:val="00A2116B"/>
    <w:rsid w:val="00A211A7"/>
    <w:rsid w:val="00A21690"/>
    <w:rsid w:val="00A2185B"/>
    <w:rsid w:val="00A218B7"/>
    <w:rsid w:val="00A2261A"/>
    <w:rsid w:val="00A22AEB"/>
    <w:rsid w:val="00A22F0E"/>
    <w:rsid w:val="00A232AE"/>
    <w:rsid w:val="00A233AF"/>
    <w:rsid w:val="00A23491"/>
    <w:rsid w:val="00A234CA"/>
    <w:rsid w:val="00A23D3B"/>
    <w:rsid w:val="00A23F3E"/>
    <w:rsid w:val="00A23FAF"/>
    <w:rsid w:val="00A246E7"/>
    <w:rsid w:val="00A24B00"/>
    <w:rsid w:val="00A24CE4"/>
    <w:rsid w:val="00A24FF6"/>
    <w:rsid w:val="00A253CD"/>
    <w:rsid w:val="00A25A97"/>
    <w:rsid w:val="00A25E1A"/>
    <w:rsid w:val="00A261E7"/>
    <w:rsid w:val="00A26319"/>
    <w:rsid w:val="00A26326"/>
    <w:rsid w:val="00A2640F"/>
    <w:rsid w:val="00A2664A"/>
    <w:rsid w:val="00A268B7"/>
    <w:rsid w:val="00A27269"/>
    <w:rsid w:val="00A2740E"/>
    <w:rsid w:val="00A27692"/>
    <w:rsid w:val="00A27816"/>
    <w:rsid w:val="00A27DD3"/>
    <w:rsid w:val="00A3014F"/>
    <w:rsid w:val="00A305A0"/>
    <w:rsid w:val="00A30C34"/>
    <w:rsid w:val="00A30E7E"/>
    <w:rsid w:val="00A30F51"/>
    <w:rsid w:val="00A31058"/>
    <w:rsid w:val="00A31739"/>
    <w:rsid w:val="00A317B6"/>
    <w:rsid w:val="00A31854"/>
    <w:rsid w:val="00A318C2"/>
    <w:rsid w:val="00A3291E"/>
    <w:rsid w:val="00A32979"/>
    <w:rsid w:val="00A32B27"/>
    <w:rsid w:val="00A32BA5"/>
    <w:rsid w:val="00A32F5B"/>
    <w:rsid w:val="00A33315"/>
    <w:rsid w:val="00A3365F"/>
    <w:rsid w:val="00A33777"/>
    <w:rsid w:val="00A3468C"/>
    <w:rsid w:val="00A34CFA"/>
    <w:rsid w:val="00A34F7E"/>
    <w:rsid w:val="00A351FF"/>
    <w:rsid w:val="00A35302"/>
    <w:rsid w:val="00A3563C"/>
    <w:rsid w:val="00A35DF8"/>
    <w:rsid w:val="00A36664"/>
    <w:rsid w:val="00A373FD"/>
    <w:rsid w:val="00A375EC"/>
    <w:rsid w:val="00A375F5"/>
    <w:rsid w:val="00A37B4C"/>
    <w:rsid w:val="00A40431"/>
    <w:rsid w:val="00A407E4"/>
    <w:rsid w:val="00A40A72"/>
    <w:rsid w:val="00A40D60"/>
    <w:rsid w:val="00A40EF8"/>
    <w:rsid w:val="00A413A8"/>
    <w:rsid w:val="00A420C0"/>
    <w:rsid w:val="00A42D77"/>
    <w:rsid w:val="00A4323C"/>
    <w:rsid w:val="00A43F5F"/>
    <w:rsid w:val="00A44724"/>
    <w:rsid w:val="00A449DA"/>
    <w:rsid w:val="00A452AF"/>
    <w:rsid w:val="00A45789"/>
    <w:rsid w:val="00A45F6B"/>
    <w:rsid w:val="00A46539"/>
    <w:rsid w:val="00A469B0"/>
    <w:rsid w:val="00A46F6D"/>
    <w:rsid w:val="00A4739D"/>
    <w:rsid w:val="00A474DD"/>
    <w:rsid w:val="00A476C1"/>
    <w:rsid w:val="00A47B48"/>
    <w:rsid w:val="00A47BA8"/>
    <w:rsid w:val="00A47E66"/>
    <w:rsid w:val="00A504FE"/>
    <w:rsid w:val="00A507A1"/>
    <w:rsid w:val="00A5096A"/>
    <w:rsid w:val="00A50A2A"/>
    <w:rsid w:val="00A510F9"/>
    <w:rsid w:val="00A5112F"/>
    <w:rsid w:val="00A51352"/>
    <w:rsid w:val="00A51508"/>
    <w:rsid w:val="00A516C6"/>
    <w:rsid w:val="00A51BE3"/>
    <w:rsid w:val="00A51D0B"/>
    <w:rsid w:val="00A51EE0"/>
    <w:rsid w:val="00A51FBE"/>
    <w:rsid w:val="00A52157"/>
    <w:rsid w:val="00A5229B"/>
    <w:rsid w:val="00A524A8"/>
    <w:rsid w:val="00A52738"/>
    <w:rsid w:val="00A52F46"/>
    <w:rsid w:val="00A53072"/>
    <w:rsid w:val="00A53A1E"/>
    <w:rsid w:val="00A53C90"/>
    <w:rsid w:val="00A54228"/>
    <w:rsid w:val="00A54507"/>
    <w:rsid w:val="00A5470D"/>
    <w:rsid w:val="00A549D3"/>
    <w:rsid w:val="00A54CC4"/>
    <w:rsid w:val="00A552D8"/>
    <w:rsid w:val="00A55407"/>
    <w:rsid w:val="00A5598F"/>
    <w:rsid w:val="00A559EB"/>
    <w:rsid w:val="00A55E54"/>
    <w:rsid w:val="00A55E8B"/>
    <w:rsid w:val="00A55F31"/>
    <w:rsid w:val="00A5607F"/>
    <w:rsid w:val="00A560D8"/>
    <w:rsid w:val="00A5652D"/>
    <w:rsid w:val="00A56A1D"/>
    <w:rsid w:val="00A56AD1"/>
    <w:rsid w:val="00A5761B"/>
    <w:rsid w:val="00A57B17"/>
    <w:rsid w:val="00A6013E"/>
    <w:rsid w:val="00A6083C"/>
    <w:rsid w:val="00A60B4E"/>
    <w:rsid w:val="00A60E76"/>
    <w:rsid w:val="00A61490"/>
    <w:rsid w:val="00A616AC"/>
    <w:rsid w:val="00A618E4"/>
    <w:rsid w:val="00A62032"/>
    <w:rsid w:val="00A62A12"/>
    <w:rsid w:val="00A62F1E"/>
    <w:rsid w:val="00A62F5F"/>
    <w:rsid w:val="00A62F83"/>
    <w:rsid w:val="00A63BF2"/>
    <w:rsid w:val="00A64201"/>
    <w:rsid w:val="00A6465B"/>
    <w:rsid w:val="00A64753"/>
    <w:rsid w:val="00A64AE5"/>
    <w:rsid w:val="00A64DB5"/>
    <w:rsid w:val="00A65834"/>
    <w:rsid w:val="00A65D5E"/>
    <w:rsid w:val="00A66370"/>
    <w:rsid w:val="00A666B7"/>
    <w:rsid w:val="00A66A0C"/>
    <w:rsid w:val="00A672CB"/>
    <w:rsid w:val="00A6788A"/>
    <w:rsid w:val="00A679B6"/>
    <w:rsid w:val="00A67B0B"/>
    <w:rsid w:val="00A67F0E"/>
    <w:rsid w:val="00A7033F"/>
    <w:rsid w:val="00A703EB"/>
    <w:rsid w:val="00A70980"/>
    <w:rsid w:val="00A70C54"/>
    <w:rsid w:val="00A71470"/>
    <w:rsid w:val="00A7165B"/>
    <w:rsid w:val="00A7192E"/>
    <w:rsid w:val="00A71A88"/>
    <w:rsid w:val="00A71CF3"/>
    <w:rsid w:val="00A72115"/>
    <w:rsid w:val="00A72168"/>
    <w:rsid w:val="00A72308"/>
    <w:rsid w:val="00A724A2"/>
    <w:rsid w:val="00A731DA"/>
    <w:rsid w:val="00A7362B"/>
    <w:rsid w:val="00A7379E"/>
    <w:rsid w:val="00A738BA"/>
    <w:rsid w:val="00A7402C"/>
    <w:rsid w:val="00A74088"/>
    <w:rsid w:val="00A744A5"/>
    <w:rsid w:val="00A74AC6"/>
    <w:rsid w:val="00A74F94"/>
    <w:rsid w:val="00A75E05"/>
    <w:rsid w:val="00A75ED3"/>
    <w:rsid w:val="00A763D0"/>
    <w:rsid w:val="00A77040"/>
    <w:rsid w:val="00A770DD"/>
    <w:rsid w:val="00A77386"/>
    <w:rsid w:val="00A773D1"/>
    <w:rsid w:val="00A777CB"/>
    <w:rsid w:val="00A77978"/>
    <w:rsid w:val="00A77CEA"/>
    <w:rsid w:val="00A77F86"/>
    <w:rsid w:val="00A80035"/>
    <w:rsid w:val="00A804E1"/>
    <w:rsid w:val="00A80911"/>
    <w:rsid w:val="00A809F5"/>
    <w:rsid w:val="00A80E69"/>
    <w:rsid w:val="00A80F68"/>
    <w:rsid w:val="00A81089"/>
    <w:rsid w:val="00A81133"/>
    <w:rsid w:val="00A811E7"/>
    <w:rsid w:val="00A8176D"/>
    <w:rsid w:val="00A81C34"/>
    <w:rsid w:val="00A81FE1"/>
    <w:rsid w:val="00A82A38"/>
    <w:rsid w:val="00A82A81"/>
    <w:rsid w:val="00A82C99"/>
    <w:rsid w:val="00A8337A"/>
    <w:rsid w:val="00A83BEA"/>
    <w:rsid w:val="00A83F09"/>
    <w:rsid w:val="00A84153"/>
    <w:rsid w:val="00A842E5"/>
    <w:rsid w:val="00A843F0"/>
    <w:rsid w:val="00A84CBF"/>
    <w:rsid w:val="00A84E62"/>
    <w:rsid w:val="00A8519F"/>
    <w:rsid w:val="00A853AF"/>
    <w:rsid w:val="00A853BB"/>
    <w:rsid w:val="00A854CA"/>
    <w:rsid w:val="00A859AF"/>
    <w:rsid w:val="00A8669F"/>
    <w:rsid w:val="00A868B9"/>
    <w:rsid w:val="00A86B7F"/>
    <w:rsid w:val="00A86CAE"/>
    <w:rsid w:val="00A87178"/>
    <w:rsid w:val="00A878BC"/>
    <w:rsid w:val="00A87D0B"/>
    <w:rsid w:val="00A9044A"/>
    <w:rsid w:val="00A90553"/>
    <w:rsid w:val="00A90662"/>
    <w:rsid w:val="00A90878"/>
    <w:rsid w:val="00A90CB3"/>
    <w:rsid w:val="00A90EB0"/>
    <w:rsid w:val="00A9140E"/>
    <w:rsid w:val="00A91517"/>
    <w:rsid w:val="00A9160A"/>
    <w:rsid w:val="00A91DA6"/>
    <w:rsid w:val="00A922FB"/>
    <w:rsid w:val="00A92599"/>
    <w:rsid w:val="00A9288E"/>
    <w:rsid w:val="00A931E9"/>
    <w:rsid w:val="00A93900"/>
    <w:rsid w:val="00A93C99"/>
    <w:rsid w:val="00A93FA8"/>
    <w:rsid w:val="00A940B7"/>
    <w:rsid w:val="00A941DD"/>
    <w:rsid w:val="00A9449F"/>
    <w:rsid w:val="00A948EA"/>
    <w:rsid w:val="00A95670"/>
    <w:rsid w:val="00A9571C"/>
    <w:rsid w:val="00A95992"/>
    <w:rsid w:val="00A966AB"/>
    <w:rsid w:val="00A96B13"/>
    <w:rsid w:val="00A96CEB"/>
    <w:rsid w:val="00A970F4"/>
    <w:rsid w:val="00A97558"/>
    <w:rsid w:val="00A97623"/>
    <w:rsid w:val="00A97E9F"/>
    <w:rsid w:val="00AA02DB"/>
    <w:rsid w:val="00AA03CC"/>
    <w:rsid w:val="00AA0989"/>
    <w:rsid w:val="00AA0E9B"/>
    <w:rsid w:val="00AA1148"/>
    <w:rsid w:val="00AA140B"/>
    <w:rsid w:val="00AA169A"/>
    <w:rsid w:val="00AA1AF3"/>
    <w:rsid w:val="00AA2201"/>
    <w:rsid w:val="00AA2500"/>
    <w:rsid w:val="00AA28EC"/>
    <w:rsid w:val="00AA3146"/>
    <w:rsid w:val="00AA3210"/>
    <w:rsid w:val="00AA333B"/>
    <w:rsid w:val="00AA3446"/>
    <w:rsid w:val="00AA35C1"/>
    <w:rsid w:val="00AA3FB2"/>
    <w:rsid w:val="00AA4452"/>
    <w:rsid w:val="00AA4650"/>
    <w:rsid w:val="00AA4891"/>
    <w:rsid w:val="00AA4AE5"/>
    <w:rsid w:val="00AA4B00"/>
    <w:rsid w:val="00AA5282"/>
    <w:rsid w:val="00AA5428"/>
    <w:rsid w:val="00AA5CBA"/>
    <w:rsid w:val="00AA5D2B"/>
    <w:rsid w:val="00AA5D47"/>
    <w:rsid w:val="00AA5DC8"/>
    <w:rsid w:val="00AA5F1B"/>
    <w:rsid w:val="00AA6038"/>
    <w:rsid w:val="00AA664B"/>
    <w:rsid w:val="00AA6817"/>
    <w:rsid w:val="00AA698D"/>
    <w:rsid w:val="00AA7554"/>
    <w:rsid w:val="00AA75C3"/>
    <w:rsid w:val="00AA7CE2"/>
    <w:rsid w:val="00AA7DAE"/>
    <w:rsid w:val="00AA7FFA"/>
    <w:rsid w:val="00AB0416"/>
    <w:rsid w:val="00AB0695"/>
    <w:rsid w:val="00AB090D"/>
    <w:rsid w:val="00AB0B99"/>
    <w:rsid w:val="00AB0BD0"/>
    <w:rsid w:val="00AB0CB4"/>
    <w:rsid w:val="00AB0F41"/>
    <w:rsid w:val="00AB126C"/>
    <w:rsid w:val="00AB12F5"/>
    <w:rsid w:val="00AB1A1E"/>
    <w:rsid w:val="00AB1C80"/>
    <w:rsid w:val="00AB1CA3"/>
    <w:rsid w:val="00AB2329"/>
    <w:rsid w:val="00AB28CE"/>
    <w:rsid w:val="00AB2A52"/>
    <w:rsid w:val="00AB3422"/>
    <w:rsid w:val="00AB3BC6"/>
    <w:rsid w:val="00AB3CF9"/>
    <w:rsid w:val="00AB3D89"/>
    <w:rsid w:val="00AB4610"/>
    <w:rsid w:val="00AB4670"/>
    <w:rsid w:val="00AB467F"/>
    <w:rsid w:val="00AB49B4"/>
    <w:rsid w:val="00AB50C6"/>
    <w:rsid w:val="00AB5FDC"/>
    <w:rsid w:val="00AB698D"/>
    <w:rsid w:val="00AB69DE"/>
    <w:rsid w:val="00AB6E51"/>
    <w:rsid w:val="00AB6E76"/>
    <w:rsid w:val="00AB7148"/>
    <w:rsid w:val="00AB71E2"/>
    <w:rsid w:val="00AB7F1D"/>
    <w:rsid w:val="00AC0529"/>
    <w:rsid w:val="00AC05C4"/>
    <w:rsid w:val="00AC078D"/>
    <w:rsid w:val="00AC0824"/>
    <w:rsid w:val="00AC0987"/>
    <w:rsid w:val="00AC0A8B"/>
    <w:rsid w:val="00AC0B1F"/>
    <w:rsid w:val="00AC0FA9"/>
    <w:rsid w:val="00AC0FFB"/>
    <w:rsid w:val="00AC1086"/>
    <w:rsid w:val="00AC1357"/>
    <w:rsid w:val="00AC14D2"/>
    <w:rsid w:val="00AC171E"/>
    <w:rsid w:val="00AC1BAD"/>
    <w:rsid w:val="00AC1CBB"/>
    <w:rsid w:val="00AC2104"/>
    <w:rsid w:val="00AC21F9"/>
    <w:rsid w:val="00AC258F"/>
    <w:rsid w:val="00AC2A33"/>
    <w:rsid w:val="00AC2CF7"/>
    <w:rsid w:val="00AC3295"/>
    <w:rsid w:val="00AC33B7"/>
    <w:rsid w:val="00AC3418"/>
    <w:rsid w:val="00AC388D"/>
    <w:rsid w:val="00AC3DF6"/>
    <w:rsid w:val="00AC3EC5"/>
    <w:rsid w:val="00AC41E0"/>
    <w:rsid w:val="00AC4311"/>
    <w:rsid w:val="00AC4371"/>
    <w:rsid w:val="00AC441B"/>
    <w:rsid w:val="00AC4B45"/>
    <w:rsid w:val="00AC4D45"/>
    <w:rsid w:val="00AC4EC5"/>
    <w:rsid w:val="00AC5265"/>
    <w:rsid w:val="00AC537C"/>
    <w:rsid w:val="00AC5474"/>
    <w:rsid w:val="00AC5564"/>
    <w:rsid w:val="00AC56C0"/>
    <w:rsid w:val="00AC5701"/>
    <w:rsid w:val="00AC584B"/>
    <w:rsid w:val="00AC58D4"/>
    <w:rsid w:val="00AC5F97"/>
    <w:rsid w:val="00AC6284"/>
    <w:rsid w:val="00AC6C47"/>
    <w:rsid w:val="00AC6CAC"/>
    <w:rsid w:val="00AC6EF0"/>
    <w:rsid w:val="00AC713A"/>
    <w:rsid w:val="00AC749E"/>
    <w:rsid w:val="00AC74F9"/>
    <w:rsid w:val="00AC7BB8"/>
    <w:rsid w:val="00AC7D54"/>
    <w:rsid w:val="00AD001C"/>
    <w:rsid w:val="00AD0238"/>
    <w:rsid w:val="00AD0458"/>
    <w:rsid w:val="00AD0CE9"/>
    <w:rsid w:val="00AD10F7"/>
    <w:rsid w:val="00AD14C2"/>
    <w:rsid w:val="00AD1D95"/>
    <w:rsid w:val="00AD208F"/>
    <w:rsid w:val="00AD2192"/>
    <w:rsid w:val="00AD242A"/>
    <w:rsid w:val="00AD2501"/>
    <w:rsid w:val="00AD26C1"/>
    <w:rsid w:val="00AD2B15"/>
    <w:rsid w:val="00AD3C04"/>
    <w:rsid w:val="00AD3CC2"/>
    <w:rsid w:val="00AD48AF"/>
    <w:rsid w:val="00AD4AFE"/>
    <w:rsid w:val="00AD54EC"/>
    <w:rsid w:val="00AD5DAB"/>
    <w:rsid w:val="00AD67FF"/>
    <w:rsid w:val="00AD6915"/>
    <w:rsid w:val="00AD69B8"/>
    <w:rsid w:val="00AD69BF"/>
    <w:rsid w:val="00AD6A04"/>
    <w:rsid w:val="00AD6A21"/>
    <w:rsid w:val="00AD6CDC"/>
    <w:rsid w:val="00AD749A"/>
    <w:rsid w:val="00AD752A"/>
    <w:rsid w:val="00AD75CB"/>
    <w:rsid w:val="00AD77B8"/>
    <w:rsid w:val="00AD795A"/>
    <w:rsid w:val="00AD7B7B"/>
    <w:rsid w:val="00AD7BC8"/>
    <w:rsid w:val="00AE0076"/>
    <w:rsid w:val="00AE0492"/>
    <w:rsid w:val="00AE0593"/>
    <w:rsid w:val="00AE06C7"/>
    <w:rsid w:val="00AE12CA"/>
    <w:rsid w:val="00AE13A7"/>
    <w:rsid w:val="00AE24EA"/>
    <w:rsid w:val="00AE2545"/>
    <w:rsid w:val="00AE2779"/>
    <w:rsid w:val="00AE3012"/>
    <w:rsid w:val="00AE3921"/>
    <w:rsid w:val="00AE3AFB"/>
    <w:rsid w:val="00AE3E44"/>
    <w:rsid w:val="00AE3F0E"/>
    <w:rsid w:val="00AE3F0F"/>
    <w:rsid w:val="00AE3FC8"/>
    <w:rsid w:val="00AE472D"/>
    <w:rsid w:val="00AE4877"/>
    <w:rsid w:val="00AE4B7F"/>
    <w:rsid w:val="00AE4C6F"/>
    <w:rsid w:val="00AE537C"/>
    <w:rsid w:val="00AE5393"/>
    <w:rsid w:val="00AE57F1"/>
    <w:rsid w:val="00AE5A14"/>
    <w:rsid w:val="00AE5C54"/>
    <w:rsid w:val="00AE62D0"/>
    <w:rsid w:val="00AE6874"/>
    <w:rsid w:val="00AE6D6F"/>
    <w:rsid w:val="00AE7096"/>
    <w:rsid w:val="00AE7288"/>
    <w:rsid w:val="00AE7496"/>
    <w:rsid w:val="00AE74CF"/>
    <w:rsid w:val="00AE7928"/>
    <w:rsid w:val="00AE7FB7"/>
    <w:rsid w:val="00AF01D9"/>
    <w:rsid w:val="00AF0815"/>
    <w:rsid w:val="00AF08C1"/>
    <w:rsid w:val="00AF091A"/>
    <w:rsid w:val="00AF0A2C"/>
    <w:rsid w:val="00AF1513"/>
    <w:rsid w:val="00AF17D2"/>
    <w:rsid w:val="00AF1C19"/>
    <w:rsid w:val="00AF1E5A"/>
    <w:rsid w:val="00AF200C"/>
    <w:rsid w:val="00AF2850"/>
    <w:rsid w:val="00AF2C04"/>
    <w:rsid w:val="00AF336A"/>
    <w:rsid w:val="00AF39D6"/>
    <w:rsid w:val="00AF3B2A"/>
    <w:rsid w:val="00AF3D22"/>
    <w:rsid w:val="00AF4099"/>
    <w:rsid w:val="00AF47B9"/>
    <w:rsid w:val="00AF5640"/>
    <w:rsid w:val="00AF5B8C"/>
    <w:rsid w:val="00AF5B8F"/>
    <w:rsid w:val="00AF5DFC"/>
    <w:rsid w:val="00AF5F95"/>
    <w:rsid w:val="00AF650D"/>
    <w:rsid w:val="00AF6566"/>
    <w:rsid w:val="00AF672C"/>
    <w:rsid w:val="00AF6790"/>
    <w:rsid w:val="00AF69D7"/>
    <w:rsid w:val="00AF6D8E"/>
    <w:rsid w:val="00AF7419"/>
    <w:rsid w:val="00AF7598"/>
    <w:rsid w:val="00AF784B"/>
    <w:rsid w:val="00B000B6"/>
    <w:rsid w:val="00B0019D"/>
    <w:rsid w:val="00B0030F"/>
    <w:rsid w:val="00B00C0C"/>
    <w:rsid w:val="00B00F4B"/>
    <w:rsid w:val="00B00FF2"/>
    <w:rsid w:val="00B01077"/>
    <w:rsid w:val="00B01624"/>
    <w:rsid w:val="00B0162A"/>
    <w:rsid w:val="00B01AC5"/>
    <w:rsid w:val="00B02C6B"/>
    <w:rsid w:val="00B0301E"/>
    <w:rsid w:val="00B034C4"/>
    <w:rsid w:val="00B03553"/>
    <w:rsid w:val="00B03859"/>
    <w:rsid w:val="00B04BAE"/>
    <w:rsid w:val="00B051FE"/>
    <w:rsid w:val="00B05D01"/>
    <w:rsid w:val="00B06505"/>
    <w:rsid w:val="00B0677B"/>
    <w:rsid w:val="00B067A4"/>
    <w:rsid w:val="00B06E15"/>
    <w:rsid w:val="00B0750D"/>
    <w:rsid w:val="00B0789C"/>
    <w:rsid w:val="00B07BC7"/>
    <w:rsid w:val="00B10164"/>
    <w:rsid w:val="00B10380"/>
    <w:rsid w:val="00B10BDC"/>
    <w:rsid w:val="00B10DAA"/>
    <w:rsid w:val="00B10EAC"/>
    <w:rsid w:val="00B11257"/>
    <w:rsid w:val="00B117DF"/>
    <w:rsid w:val="00B11BC9"/>
    <w:rsid w:val="00B11E33"/>
    <w:rsid w:val="00B120BB"/>
    <w:rsid w:val="00B122B0"/>
    <w:rsid w:val="00B125B8"/>
    <w:rsid w:val="00B127BB"/>
    <w:rsid w:val="00B129C9"/>
    <w:rsid w:val="00B12D7A"/>
    <w:rsid w:val="00B12F47"/>
    <w:rsid w:val="00B13413"/>
    <w:rsid w:val="00B1359B"/>
    <w:rsid w:val="00B13C6B"/>
    <w:rsid w:val="00B14224"/>
    <w:rsid w:val="00B142B2"/>
    <w:rsid w:val="00B14940"/>
    <w:rsid w:val="00B14B17"/>
    <w:rsid w:val="00B14F56"/>
    <w:rsid w:val="00B14FC9"/>
    <w:rsid w:val="00B150AA"/>
    <w:rsid w:val="00B1565E"/>
    <w:rsid w:val="00B156F6"/>
    <w:rsid w:val="00B15D75"/>
    <w:rsid w:val="00B15EB2"/>
    <w:rsid w:val="00B166A3"/>
    <w:rsid w:val="00B17014"/>
    <w:rsid w:val="00B170B1"/>
    <w:rsid w:val="00B17152"/>
    <w:rsid w:val="00B17A99"/>
    <w:rsid w:val="00B17C9D"/>
    <w:rsid w:val="00B17D4D"/>
    <w:rsid w:val="00B17FC4"/>
    <w:rsid w:val="00B204CB"/>
    <w:rsid w:val="00B204E7"/>
    <w:rsid w:val="00B2065A"/>
    <w:rsid w:val="00B2072F"/>
    <w:rsid w:val="00B22299"/>
    <w:rsid w:val="00B23C8C"/>
    <w:rsid w:val="00B242D7"/>
    <w:rsid w:val="00B24380"/>
    <w:rsid w:val="00B2458B"/>
    <w:rsid w:val="00B26066"/>
    <w:rsid w:val="00B26C32"/>
    <w:rsid w:val="00B26CDA"/>
    <w:rsid w:val="00B270B4"/>
    <w:rsid w:val="00B274BD"/>
    <w:rsid w:val="00B2770C"/>
    <w:rsid w:val="00B27F1D"/>
    <w:rsid w:val="00B30A3C"/>
    <w:rsid w:val="00B30D3E"/>
    <w:rsid w:val="00B31400"/>
    <w:rsid w:val="00B31825"/>
    <w:rsid w:val="00B31A4D"/>
    <w:rsid w:val="00B31D19"/>
    <w:rsid w:val="00B320A8"/>
    <w:rsid w:val="00B323C5"/>
    <w:rsid w:val="00B327E5"/>
    <w:rsid w:val="00B3307E"/>
    <w:rsid w:val="00B33B1F"/>
    <w:rsid w:val="00B33BF1"/>
    <w:rsid w:val="00B33F38"/>
    <w:rsid w:val="00B344DD"/>
    <w:rsid w:val="00B346DC"/>
    <w:rsid w:val="00B34955"/>
    <w:rsid w:val="00B34C67"/>
    <w:rsid w:val="00B34EBD"/>
    <w:rsid w:val="00B34EDF"/>
    <w:rsid w:val="00B35059"/>
    <w:rsid w:val="00B35191"/>
    <w:rsid w:val="00B351A6"/>
    <w:rsid w:val="00B35EF8"/>
    <w:rsid w:val="00B36045"/>
    <w:rsid w:val="00B3608D"/>
    <w:rsid w:val="00B360C7"/>
    <w:rsid w:val="00B36340"/>
    <w:rsid w:val="00B365E2"/>
    <w:rsid w:val="00B3684B"/>
    <w:rsid w:val="00B36A69"/>
    <w:rsid w:val="00B36B0F"/>
    <w:rsid w:val="00B36BC7"/>
    <w:rsid w:val="00B36DE4"/>
    <w:rsid w:val="00B36F06"/>
    <w:rsid w:val="00B36F3C"/>
    <w:rsid w:val="00B3775E"/>
    <w:rsid w:val="00B37B33"/>
    <w:rsid w:val="00B37D7C"/>
    <w:rsid w:val="00B37F33"/>
    <w:rsid w:val="00B40064"/>
    <w:rsid w:val="00B407C2"/>
    <w:rsid w:val="00B40910"/>
    <w:rsid w:val="00B409C7"/>
    <w:rsid w:val="00B40C88"/>
    <w:rsid w:val="00B4104B"/>
    <w:rsid w:val="00B41224"/>
    <w:rsid w:val="00B417A7"/>
    <w:rsid w:val="00B42418"/>
    <w:rsid w:val="00B4265C"/>
    <w:rsid w:val="00B426D1"/>
    <w:rsid w:val="00B42942"/>
    <w:rsid w:val="00B42A1B"/>
    <w:rsid w:val="00B436FF"/>
    <w:rsid w:val="00B43838"/>
    <w:rsid w:val="00B440BA"/>
    <w:rsid w:val="00B445A5"/>
    <w:rsid w:val="00B44774"/>
    <w:rsid w:val="00B44C69"/>
    <w:rsid w:val="00B450E2"/>
    <w:rsid w:val="00B45316"/>
    <w:rsid w:val="00B459BD"/>
    <w:rsid w:val="00B459F2"/>
    <w:rsid w:val="00B45B7B"/>
    <w:rsid w:val="00B45C91"/>
    <w:rsid w:val="00B45FB4"/>
    <w:rsid w:val="00B45FF7"/>
    <w:rsid w:val="00B4678B"/>
    <w:rsid w:val="00B47729"/>
    <w:rsid w:val="00B478D7"/>
    <w:rsid w:val="00B479E8"/>
    <w:rsid w:val="00B47A76"/>
    <w:rsid w:val="00B505D4"/>
    <w:rsid w:val="00B50641"/>
    <w:rsid w:val="00B5123D"/>
    <w:rsid w:val="00B51952"/>
    <w:rsid w:val="00B520C0"/>
    <w:rsid w:val="00B52177"/>
    <w:rsid w:val="00B527F0"/>
    <w:rsid w:val="00B528CA"/>
    <w:rsid w:val="00B52ADC"/>
    <w:rsid w:val="00B52B92"/>
    <w:rsid w:val="00B5331B"/>
    <w:rsid w:val="00B53416"/>
    <w:rsid w:val="00B535E8"/>
    <w:rsid w:val="00B53AA6"/>
    <w:rsid w:val="00B53DFB"/>
    <w:rsid w:val="00B53E3F"/>
    <w:rsid w:val="00B53E55"/>
    <w:rsid w:val="00B53F2F"/>
    <w:rsid w:val="00B53FC2"/>
    <w:rsid w:val="00B54044"/>
    <w:rsid w:val="00B543E2"/>
    <w:rsid w:val="00B54A52"/>
    <w:rsid w:val="00B54B3A"/>
    <w:rsid w:val="00B54C00"/>
    <w:rsid w:val="00B54F49"/>
    <w:rsid w:val="00B553F1"/>
    <w:rsid w:val="00B55733"/>
    <w:rsid w:val="00B557B7"/>
    <w:rsid w:val="00B559D6"/>
    <w:rsid w:val="00B561AF"/>
    <w:rsid w:val="00B561BF"/>
    <w:rsid w:val="00B56289"/>
    <w:rsid w:val="00B56BFF"/>
    <w:rsid w:val="00B56DF6"/>
    <w:rsid w:val="00B56FA3"/>
    <w:rsid w:val="00B573A7"/>
    <w:rsid w:val="00B5783A"/>
    <w:rsid w:val="00B57B8B"/>
    <w:rsid w:val="00B57F5F"/>
    <w:rsid w:val="00B60027"/>
    <w:rsid w:val="00B60825"/>
    <w:rsid w:val="00B60F20"/>
    <w:rsid w:val="00B61109"/>
    <w:rsid w:val="00B61218"/>
    <w:rsid w:val="00B61418"/>
    <w:rsid w:val="00B619C1"/>
    <w:rsid w:val="00B61F28"/>
    <w:rsid w:val="00B624D2"/>
    <w:rsid w:val="00B62622"/>
    <w:rsid w:val="00B627D1"/>
    <w:rsid w:val="00B62B8F"/>
    <w:rsid w:val="00B62DAB"/>
    <w:rsid w:val="00B63865"/>
    <w:rsid w:val="00B638AB"/>
    <w:rsid w:val="00B64096"/>
    <w:rsid w:val="00B645EE"/>
    <w:rsid w:val="00B64647"/>
    <w:rsid w:val="00B64C59"/>
    <w:rsid w:val="00B64CFA"/>
    <w:rsid w:val="00B64D8A"/>
    <w:rsid w:val="00B65741"/>
    <w:rsid w:val="00B658A3"/>
    <w:rsid w:val="00B658E7"/>
    <w:rsid w:val="00B659E1"/>
    <w:rsid w:val="00B65B19"/>
    <w:rsid w:val="00B65B7C"/>
    <w:rsid w:val="00B65CCF"/>
    <w:rsid w:val="00B65CFE"/>
    <w:rsid w:val="00B661AF"/>
    <w:rsid w:val="00B66608"/>
    <w:rsid w:val="00B66744"/>
    <w:rsid w:val="00B66C4B"/>
    <w:rsid w:val="00B67592"/>
    <w:rsid w:val="00B677B5"/>
    <w:rsid w:val="00B67BCE"/>
    <w:rsid w:val="00B7009E"/>
    <w:rsid w:val="00B70416"/>
    <w:rsid w:val="00B708EE"/>
    <w:rsid w:val="00B70B15"/>
    <w:rsid w:val="00B71284"/>
    <w:rsid w:val="00B7174E"/>
    <w:rsid w:val="00B7183E"/>
    <w:rsid w:val="00B71CFC"/>
    <w:rsid w:val="00B71F79"/>
    <w:rsid w:val="00B72C5D"/>
    <w:rsid w:val="00B740B5"/>
    <w:rsid w:val="00B746E6"/>
    <w:rsid w:val="00B74992"/>
    <w:rsid w:val="00B75106"/>
    <w:rsid w:val="00B7517A"/>
    <w:rsid w:val="00B751DB"/>
    <w:rsid w:val="00B75234"/>
    <w:rsid w:val="00B754D1"/>
    <w:rsid w:val="00B75596"/>
    <w:rsid w:val="00B7568A"/>
    <w:rsid w:val="00B7602B"/>
    <w:rsid w:val="00B76819"/>
    <w:rsid w:val="00B7694D"/>
    <w:rsid w:val="00B77034"/>
    <w:rsid w:val="00B771FD"/>
    <w:rsid w:val="00B77219"/>
    <w:rsid w:val="00B772AE"/>
    <w:rsid w:val="00B77A38"/>
    <w:rsid w:val="00B77D4C"/>
    <w:rsid w:val="00B80081"/>
    <w:rsid w:val="00B802FC"/>
    <w:rsid w:val="00B804F8"/>
    <w:rsid w:val="00B80A18"/>
    <w:rsid w:val="00B80AEC"/>
    <w:rsid w:val="00B80EEE"/>
    <w:rsid w:val="00B811B8"/>
    <w:rsid w:val="00B812E0"/>
    <w:rsid w:val="00B81609"/>
    <w:rsid w:val="00B816B8"/>
    <w:rsid w:val="00B816D5"/>
    <w:rsid w:val="00B81EAD"/>
    <w:rsid w:val="00B82091"/>
    <w:rsid w:val="00B8274E"/>
    <w:rsid w:val="00B828AE"/>
    <w:rsid w:val="00B82D26"/>
    <w:rsid w:val="00B82D8D"/>
    <w:rsid w:val="00B82F6E"/>
    <w:rsid w:val="00B83314"/>
    <w:rsid w:val="00B83687"/>
    <w:rsid w:val="00B83863"/>
    <w:rsid w:val="00B8389E"/>
    <w:rsid w:val="00B83929"/>
    <w:rsid w:val="00B83C59"/>
    <w:rsid w:val="00B83E14"/>
    <w:rsid w:val="00B83F3A"/>
    <w:rsid w:val="00B84458"/>
    <w:rsid w:val="00B845F0"/>
    <w:rsid w:val="00B84D18"/>
    <w:rsid w:val="00B84D63"/>
    <w:rsid w:val="00B852DB"/>
    <w:rsid w:val="00B8575B"/>
    <w:rsid w:val="00B858B0"/>
    <w:rsid w:val="00B859BD"/>
    <w:rsid w:val="00B859C4"/>
    <w:rsid w:val="00B85B70"/>
    <w:rsid w:val="00B85D72"/>
    <w:rsid w:val="00B85EC7"/>
    <w:rsid w:val="00B8644C"/>
    <w:rsid w:val="00B8657C"/>
    <w:rsid w:val="00B86596"/>
    <w:rsid w:val="00B86835"/>
    <w:rsid w:val="00B86EF8"/>
    <w:rsid w:val="00B86FD2"/>
    <w:rsid w:val="00B87009"/>
    <w:rsid w:val="00B87406"/>
    <w:rsid w:val="00B8743F"/>
    <w:rsid w:val="00B874AE"/>
    <w:rsid w:val="00B8760C"/>
    <w:rsid w:val="00B87764"/>
    <w:rsid w:val="00B87A6D"/>
    <w:rsid w:val="00B87DD3"/>
    <w:rsid w:val="00B87E5A"/>
    <w:rsid w:val="00B90D5B"/>
    <w:rsid w:val="00B90D9F"/>
    <w:rsid w:val="00B90E2A"/>
    <w:rsid w:val="00B90E4D"/>
    <w:rsid w:val="00B911AD"/>
    <w:rsid w:val="00B91300"/>
    <w:rsid w:val="00B91334"/>
    <w:rsid w:val="00B913DB"/>
    <w:rsid w:val="00B91ADA"/>
    <w:rsid w:val="00B91EBD"/>
    <w:rsid w:val="00B9283E"/>
    <w:rsid w:val="00B9293E"/>
    <w:rsid w:val="00B92E41"/>
    <w:rsid w:val="00B92E7E"/>
    <w:rsid w:val="00B93474"/>
    <w:rsid w:val="00B9353B"/>
    <w:rsid w:val="00B93667"/>
    <w:rsid w:val="00B936A0"/>
    <w:rsid w:val="00B9410C"/>
    <w:rsid w:val="00B944C7"/>
    <w:rsid w:val="00B94665"/>
    <w:rsid w:val="00B946E1"/>
    <w:rsid w:val="00B94ECF"/>
    <w:rsid w:val="00B951F0"/>
    <w:rsid w:val="00B954AB"/>
    <w:rsid w:val="00B95F9D"/>
    <w:rsid w:val="00B965C9"/>
    <w:rsid w:val="00B9703B"/>
    <w:rsid w:val="00B97088"/>
    <w:rsid w:val="00B973BC"/>
    <w:rsid w:val="00B97B09"/>
    <w:rsid w:val="00B97F68"/>
    <w:rsid w:val="00BA01C3"/>
    <w:rsid w:val="00BA0250"/>
    <w:rsid w:val="00BA0600"/>
    <w:rsid w:val="00BA0C19"/>
    <w:rsid w:val="00BA0F02"/>
    <w:rsid w:val="00BA0F40"/>
    <w:rsid w:val="00BA0FE6"/>
    <w:rsid w:val="00BA1115"/>
    <w:rsid w:val="00BA16A2"/>
    <w:rsid w:val="00BA1738"/>
    <w:rsid w:val="00BA21AA"/>
    <w:rsid w:val="00BA22D2"/>
    <w:rsid w:val="00BA295B"/>
    <w:rsid w:val="00BA30B7"/>
    <w:rsid w:val="00BA318E"/>
    <w:rsid w:val="00BA33A9"/>
    <w:rsid w:val="00BA3882"/>
    <w:rsid w:val="00BA3A6E"/>
    <w:rsid w:val="00BA3DC0"/>
    <w:rsid w:val="00BA42C8"/>
    <w:rsid w:val="00BA46E7"/>
    <w:rsid w:val="00BA4757"/>
    <w:rsid w:val="00BA47FF"/>
    <w:rsid w:val="00BA4B72"/>
    <w:rsid w:val="00BA4C17"/>
    <w:rsid w:val="00BA5CA3"/>
    <w:rsid w:val="00BA5CA4"/>
    <w:rsid w:val="00BA6079"/>
    <w:rsid w:val="00BA63A3"/>
    <w:rsid w:val="00BA6441"/>
    <w:rsid w:val="00BA690B"/>
    <w:rsid w:val="00BA6E9C"/>
    <w:rsid w:val="00BA718A"/>
    <w:rsid w:val="00BA7216"/>
    <w:rsid w:val="00BA770B"/>
    <w:rsid w:val="00BA780B"/>
    <w:rsid w:val="00BA7A1A"/>
    <w:rsid w:val="00BB0181"/>
    <w:rsid w:val="00BB0232"/>
    <w:rsid w:val="00BB0973"/>
    <w:rsid w:val="00BB0BCF"/>
    <w:rsid w:val="00BB12F1"/>
    <w:rsid w:val="00BB1679"/>
    <w:rsid w:val="00BB167D"/>
    <w:rsid w:val="00BB1B4B"/>
    <w:rsid w:val="00BB1B7C"/>
    <w:rsid w:val="00BB1F57"/>
    <w:rsid w:val="00BB24B8"/>
    <w:rsid w:val="00BB28BD"/>
    <w:rsid w:val="00BB2B07"/>
    <w:rsid w:val="00BB2B92"/>
    <w:rsid w:val="00BB2ECD"/>
    <w:rsid w:val="00BB2FE2"/>
    <w:rsid w:val="00BB3058"/>
    <w:rsid w:val="00BB3199"/>
    <w:rsid w:val="00BB32F0"/>
    <w:rsid w:val="00BB33AA"/>
    <w:rsid w:val="00BB36CF"/>
    <w:rsid w:val="00BB3B39"/>
    <w:rsid w:val="00BB40EC"/>
    <w:rsid w:val="00BB4817"/>
    <w:rsid w:val="00BB4C33"/>
    <w:rsid w:val="00BB4C43"/>
    <w:rsid w:val="00BB51AE"/>
    <w:rsid w:val="00BB5453"/>
    <w:rsid w:val="00BB5783"/>
    <w:rsid w:val="00BB5C80"/>
    <w:rsid w:val="00BB60EA"/>
    <w:rsid w:val="00BB6172"/>
    <w:rsid w:val="00BB6191"/>
    <w:rsid w:val="00BB6253"/>
    <w:rsid w:val="00BB66D4"/>
    <w:rsid w:val="00BB6A6A"/>
    <w:rsid w:val="00BB6C48"/>
    <w:rsid w:val="00BB71D1"/>
    <w:rsid w:val="00BB72F7"/>
    <w:rsid w:val="00BB7360"/>
    <w:rsid w:val="00BB7791"/>
    <w:rsid w:val="00BB7B49"/>
    <w:rsid w:val="00BB7DAD"/>
    <w:rsid w:val="00BC08EC"/>
    <w:rsid w:val="00BC0B0B"/>
    <w:rsid w:val="00BC0D2A"/>
    <w:rsid w:val="00BC10F0"/>
    <w:rsid w:val="00BC12C6"/>
    <w:rsid w:val="00BC13C4"/>
    <w:rsid w:val="00BC16BA"/>
    <w:rsid w:val="00BC1C58"/>
    <w:rsid w:val="00BC1CD4"/>
    <w:rsid w:val="00BC2FA7"/>
    <w:rsid w:val="00BC30D4"/>
    <w:rsid w:val="00BC32CA"/>
    <w:rsid w:val="00BC32FE"/>
    <w:rsid w:val="00BC34D1"/>
    <w:rsid w:val="00BC35E7"/>
    <w:rsid w:val="00BC3801"/>
    <w:rsid w:val="00BC3F1C"/>
    <w:rsid w:val="00BC3F8B"/>
    <w:rsid w:val="00BC42DB"/>
    <w:rsid w:val="00BC57E3"/>
    <w:rsid w:val="00BC5904"/>
    <w:rsid w:val="00BC5F4F"/>
    <w:rsid w:val="00BC6049"/>
    <w:rsid w:val="00BC60E9"/>
    <w:rsid w:val="00BC629A"/>
    <w:rsid w:val="00BC64DF"/>
    <w:rsid w:val="00BC68A5"/>
    <w:rsid w:val="00BC743A"/>
    <w:rsid w:val="00BC744C"/>
    <w:rsid w:val="00BC7693"/>
    <w:rsid w:val="00BC77A5"/>
    <w:rsid w:val="00BC787D"/>
    <w:rsid w:val="00BC78B8"/>
    <w:rsid w:val="00BC7964"/>
    <w:rsid w:val="00BC7ED9"/>
    <w:rsid w:val="00BD0117"/>
    <w:rsid w:val="00BD089D"/>
    <w:rsid w:val="00BD0FC5"/>
    <w:rsid w:val="00BD156C"/>
    <w:rsid w:val="00BD199E"/>
    <w:rsid w:val="00BD1A56"/>
    <w:rsid w:val="00BD1F65"/>
    <w:rsid w:val="00BD24BB"/>
    <w:rsid w:val="00BD2618"/>
    <w:rsid w:val="00BD2951"/>
    <w:rsid w:val="00BD2BC7"/>
    <w:rsid w:val="00BD2BEA"/>
    <w:rsid w:val="00BD2E6D"/>
    <w:rsid w:val="00BD339C"/>
    <w:rsid w:val="00BD347A"/>
    <w:rsid w:val="00BD35A4"/>
    <w:rsid w:val="00BD3662"/>
    <w:rsid w:val="00BD4639"/>
    <w:rsid w:val="00BD464B"/>
    <w:rsid w:val="00BD4748"/>
    <w:rsid w:val="00BD4B6D"/>
    <w:rsid w:val="00BD4E58"/>
    <w:rsid w:val="00BD4FB9"/>
    <w:rsid w:val="00BD5125"/>
    <w:rsid w:val="00BD5674"/>
    <w:rsid w:val="00BD56B1"/>
    <w:rsid w:val="00BD58E5"/>
    <w:rsid w:val="00BD6096"/>
    <w:rsid w:val="00BD66D9"/>
    <w:rsid w:val="00BD6CF3"/>
    <w:rsid w:val="00BD7062"/>
    <w:rsid w:val="00BD73DE"/>
    <w:rsid w:val="00BD7AD4"/>
    <w:rsid w:val="00BD7B30"/>
    <w:rsid w:val="00BD7BD1"/>
    <w:rsid w:val="00BD7C3A"/>
    <w:rsid w:val="00BD7D54"/>
    <w:rsid w:val="00BE0619"/>
    <w:rsid w:val="00BE064E"/>
    <w:rsid w:val="00BE07BF"/>
    <w:rsid w:val="00BE08C3"/>
    <w:rsid w:val="00BE0BDD"/>
    <w:rsid w:val="00BE152E"/>
    <w:rsid w:val="00BE158F"/>
    <w:rsid w:val="00BE1729"/>
    <w:rsid w:val="00BE1B89"/>
    <w:rsid w:val="00BE1FCB"/>
    <w:rsid w:val="00BE2356"/>
    <w:rsid w:val="00BE271A"/>
    <w:rsid w:val="00BE28ED"/>
    <w:rsid w:val="00BE301F"/>
    <w:rsid w:val="00BE30EE"/>
    <w:rsid w:val="00BE3160"/>
    <w:rsid w:val="00BE32C9"/>
    <w:rsid w:val="00BE41C2"/>
    <w:rsid w:val="00BE4AAE"/>
    <w:rsid w:val="00BE4AF6"/>
    <w:rsid w:val="00BE4E01"/>
    <w:rsid w:val="00BE579A"/>
    <w:rsid w:val="00BE5BBF"/>
    <w:rsid w:val="00BE5DD5"/>
    <w:rsid w:val="00BE667C"/>
    <w:rsid w:val="00BE6AA7"/>
    <w:rsid w:val="00BE7226"/>
    <w:rsid w:val="00BE7334"/>
    <w:rsid w:val="00BE76F4"/>
    <w:rsid w:val="00BE7757"/>
    <w:rsid w:val="00BE7A51"/>
    <w:rsid w:val="00BE7C8B"/>
    <w:rsid w:val="00BF002B"/>
    <w:rsid w:val="00BF008E"/>
    <w:rsid w:val="00BF042A"/>
    <w:rsid w:val="00BF07E3"/>
    <w:rsid w:val="00BF09E7"/>
    <w:rsid w:val="00BF0D16"/>
    <w:rsid w:val="00BF0FC3"/>
    <w:rsid w:val="00BF19AD"/>
    <w:rsid w:val="00BF200D"/>
    <w:rsid w:val="00BF2421"/>
    <w:rsid w:val="00BF2551"/>
    <w:rsid w:val="00BF278E"/>
    <w:rsid w:val="00BF2A89"/>
    <w:rsid w:val="00BF3082"/>
    <w:rsid w:val="00BF3230"/>
    <w:rsid w:val="00BF3614"/>
    <w:rsid w:val="00BF3EE4"/>
    <w:rsid w:val="00BF3F6D"/>
    <w:rsid w:val="00BF466E"/>
    <w:rsid w:val="00BF46C1"/>
    <w:rsid w:val="00BF5404"/>
    <w:rsid w:val="00BF5620"/>
    <w:rsid w:val="00BF5944"/>
    <w:rsid w:val="00BF5C8E"/>
    <w:rsid w:val="00BF5D43"/>
    <w:rsid w:val="00BF5E41"/>
    <w:rsid w:val="00BF63FA"/>
    <w:rsid w:val="00BF6498"/>
    <w:rsid w:val="00BF6A5D"/>
    <w:rsid w:val="00BF6C5F"/>
    <w:rsid w:val="00BF6C67"/>
    <w:rsid w:val="00BF6F4E"/>
    <w:rsid w:val="00BF7051"/>
    <w:rsid w:val="00BF70B9"/>
    <w:rsid w:val="00BF7990"/>
    <w:rsid w:val="00BF7A18"/>
    <w:rsid w:val="00BF7F89"/>
    <w:rsid w:val="00C00205"/>
    <w:rsid w:val="00C004F0"/>
    <w:rsid w:val="00C00620"/>
    <w:rsid w:val="00C00D7D"/>
    <w:rsid w:val="00C00E2B"/>
    <w:rsid w:val="00C0195D"/>
    <w:rsid w:val="00C019B5"/>
    <w:rsid w:val="00C01BC1"/>
    <w:rsid w:val="00C01C26"/>
    <w:rsid w:val="00C02787"/>
    <w:rsid w:val="00C02946"/>
    <w:rsid w:val="00C02A8F"/>
    <w:rsid w:val="00C02DFC"/>
    <w:rsid w:val="00C02E1A"/>
    <w:rsid w:val="00C034F9"/>
    <w:rsid w:val="00C035BB"/>
    <w:rsid w:val="00C038F5"/>
    <w:rsid w:val="00C04009"/>
    <w:rsid w:val="00C04036"/>
    <w:rsid w:val="00C04053"/>
    <w:rsid w:val="00C04126"/>
    <w:rsid w:val="00C04353"/>
    <w:rsid w:val="00C04435"/>
    <w:rsid w:val="00C04628"/>
    <w:rsid w:val="00C04669"/>
    <w:rsid w:val="00C0488E"/>
    <w:rsid w:val="00C04BCB"/>
    <w:rsid w:val="00C04D76"/>
    <w:rsid w:val="00C04DB2"/>
    <w:rsid w:val="00C0524F"/>
    <w:rsid w:val="00C05369"/>
    <w:rsid w:val="00C0562E"/>
    <w:rsid w:val="00C0563D"/>
    <w:rsid w:val="00C0574C"/>
    <w:rsid w:val="00C058ED"/>
    <w:rsid w:val="00C05BE7"/>
    <w:rsid w:val="00C06376"/>
    <w:rsid w:val="00C06656"/>
    <w:rsid w:val="00C068ED"/>
    <w:rsid w:val="00C06E03"/>
    <w:rsid w:val="00C071D1"/>
    <w:rsid w:val="00C07220"/>
    <w:rsid w:val="00C0753F"/>
    <w:rsid w:val="00C07585"/>
    <w:rsid w:val="00C07705"/>
    <w:rsid w:val="00C07770"/>
    <w:rsid w:val="00C07839"/>
    <w:rsid w:val="00C07D65"/>
    <w:rsid w:val="00C07E24"/>
    <w:rsid w:val="00C07EB8"/>
    <w:rsid w:val="00C07F74"/>
    <w:rsid w:val="00C10C95"/>
    <w:rsid w:val="00C10F14"/>
    <w:rsid w:val="00C11349"/>
    <w:rsid w:val="00C11785"/>
    <w:rsid w:val="00C11E83"/>
    <w:rsid w:val="00C11F6C"/>
    <w:rsid w:val="00C11F82"/>
    <w:rsid w:val="00C12053"/>
    <w:rsid w:val="00C1209A"/>
    <w:rsid w:val="00C125B4"/>
    <w:rsid w:val="00C125D5"/>
    <w:rsid w:val="00C1266F"/>
    <w:rsid w:val="00C12A6C"/>
    <w:rsid w:val="00C13001"/>
    <w:rsid w:val="00C133B1"/>
    <w:rsid w:val="00C13419"/>
    <w:rsid w:val="00C136F7"/>
    <w:rsid w:val="00C137C5"/>
    <w:rsid w:val="00C13C0E"/>
    <w:rsid w:val="00C1416D"/>
    <w:rsid w:val="00C1426F"/>
    <w:rsid w:val="00C145FC"/>
    <w:rsid w:val="00C146E0"/>
    <w:rsid w:val="00C146E9"/>
    <w:rsid w:val="00C14FCF"/>
    <w:rsid w:val="00C15787"/>
    <w:rsid w:val="00C15806"/>
    <w:rsid w:val="00C15ABE"/>
    <w:rsid w:val="00C15C43"/>
    <w:rsid w:val="00C15DDE"/>
    <w:rsid w:val="00C16410"/>
    <w:rsid w:val="00C17362"/>
    <w:rsid w:val="00C1751F"/>
    <w:rsid w:val="00C17714"/>
    <w:rsid w:val="00C17849"/>
    <w:rsid w:val="00C17853"/>
    <w:rsid w:val="00C178F5"/>
    <w:rsid w:val="00C17A81"/>
    <w:rsid w:val="00C17B2A"/>
    <w:rsid w:val="00C17F64"/>
    <w:rsid w:val="00C17FE4"/>
    <w:rsid w:val="00C20114"/>
    <w:rsid w:val="00C20441"/>
    <w:rsid w:val="00C204CD"/>
    <w:rsid w:val="00C206AF"/>
    <w:rsid w:val="00C20885"/>
    <w:rsid w:val="00C209F2"/>
    <w:rsid w:val="00C20A90"/>
    <w:rsid w:val="00C218FB"/>
    <w:rsid w:val="00C21A65"/>
    <w:rsid w:val="00C21B40"/>
    <w:rsid w:val="00C21CE9"/>
    <w:rsid w:val="00C21D87"/>
    <w:rsid w:val="00C22001"/>
    <w:rsid w:val="00C2240E"/>
    <w:rsid w:val="00C22563"/>
    <w:rsid w:val="00C22872"/>
    <w:rsid w:val="00C22CE2"/>
    <w:rsid w:val="00C22CE5"/>
    <w:rsid w:val="00C22D84"/>
    <w:rsid w:val="00C244CF"/>
    <w:rsid w:val="00C245CC"/>
    <w:rsid w:val="00C24645"/>
    <w:rsid w:val="00C249AA"/>
    <w:rsid w:val="00C249D0"/>
    <w:rsid w:val="00C24F50"/>
    <w:rsid w:val="00C25155"/>
    <w:rsid w:val="00C253ED"/>
    <w:rsid w:val="00C25775"/>
    <w:rsid w:val="00C2582E"/>
    <w:rsid w:val="00C25C24"/>
    <w:rsid w:val="00C262E1"/>
    <w:rsid w:val="00C2649A"/>
    <w:rsid w:val="00C26A9E"/>
    <w:rsid w:val="00C270E9"/>
    <w:rsid w:val="00C27129"/>
    <w:rsid w:val="00C272AB"/>
    <w:rsid w:val="00C3024F"/>
    <w:rsid w:val="00C3038F"/>
    <w:rsid w:val="00C30438"/>
    <w:rsid w:val="00C304DA"/>
    <w:rsid w:val="00C30C01"/>
    <w:rsid w:val="00C31082"/>
    <w:rsid w:val="00C310D7"/>
    <w:rsid w:val="00C31AC6"/>
    <w:rsid w:val="00C31CA7"/>
    <w:rsid w:val="00C31E93"/>
    <w:rsid w:val="00C31FBC"/>
    <w:rsid w:val="00C322F7"/>
    <w:rsid w:val="00C3239C"/>
    <w:rsid w:val="00C328CF"/>
    <w:rsid w:val="00C328D2"/>
    <w:rsid w:val="00C3299A"/>
    <w:rsid w:val="00C32DB7"/>
    <w:rsid w:val="00C33658"/>
    <w:rsid w:val="00C338F7"/>
    <w:rsid w:val="00C33AE0"/>
    <w:rsid w:val="00C33FE5"/>
    <w:rsid w:val="00C3414F"/>
    <w:rsid w:val="00C34275"/>
    <w:rsid w:val="00C3458D"/>
    <w:rsid w:val="00C34DB8"/>
    <w:rsid w:val="00C3553E"/>
    <w:rsid w:val="00C358F1"/>
    <w:rsid w:val="00C35FFE"/>
    <w:rsid w:val="00C366D6"/>
    <w:rsid w:val="00C371FD"/>
    <w:rsid w:val="00C374CB"/>
    <w:rsid w:val="00C37507"/>
    <w:rsid w:val="00C376B3"/>
    <w:rsid w:val="00C37713"/>
    <w:rsid w:val="00C37AEC"/>
    <w:rsid w:val="00C37B36"/>
    <w:rsid w:val="00C37F1A"/>
    <w:rsid w:val="00C400E3"/>
    <w:rsid w:val="00C4023B"/>
    <w:rsid w:val="00C40490"/>
    <w:rsid w:val="00C41114"/>
    <w:rsid w:val="00C41851"/>
    <w:rsid w:val="00C418CA"/>
    <w:rsid w:val="00C41CC8"/>
    <w:rsid w:val="00C41F3C"/>
    <w:rsid w:val="00C43F0C"/>
    <w:rsid w:val="00C442BF"/>
    <w:rsid w:val="00C443D5"/>
    <w:rsid w:val="00C4468C"/>
    <w:rsid w:val="00C4470B"/>
    <w:rsid w:val="00C4550F"/>
    <w:rsid w:val="00C45869"/>
    <w:rsid w:val="00C459DB"/>
    <w:rsid w:val="00C45A25"/>
    <w:rsid w:val="00C45AE9"/>
    <w:rsid w:val="00C45C75"/>
    <w:rsid w:val="00C46081"/>
    <w:rsid w:val="00C4641A"/>
    <w:rsid w:val="00C4680B"/>
    <w:rsid w:val="00C471C7"/>
    <w:rsid w:val="00C473DE"/>
    <w:rsid w:val="00C47745"/>
    <w:rsid w:val="00C47A5C"/>
    <w:rsid w:val="00C50046"/>
    <w:rsid w:val="00C50500"/>
    <w:rsid w:val="00C5093F"/>
    <w:rsid w:val="00C50E1E"/>
    <w:rsid w:val="00C512F9"/>
    <w:rsid w:val="00C51BCD"/>
    <w:rsid w:val="00C524CE"/>
    <w:rsid w:val="00C52614"/>
    <w:rsid w:val="00C5264C"/>
    <w:rsid w:val="00C52AFD"/>
    <w:rsid w:val="00C530B3"/>
    <w:rsid w:val="00C53635"/>
    <w:rsid w:val="00C5364A"/>
    <w:rsid w:val="00C54089"/>
    <w:rsid w:val="00C54667"/>
    <w:rsid w:val="00C547CB"/>
    <w:rsid w:val="00C549DC"/>
    <w:rsid w:val="00C54C17"/>
    <w:rsid w:val="00C54C35"/>
    <w:rsid w:val="00C550CC"/>
    <w:rsid w:val="00C55197"/>
    <w:rsid w:val="00C5521D"/>
    <w:rsid w:val="00C55557"/>
    <w:rsid w:val="00C55584"/>
    <w:rsid w:val="00C557A8"/>
    <w:rsid w:val="00C55C71"/>
    <w:rsid w:val="00C56513"/>
    <w:rsid w:val="00C5673A"/>
    <w:rsid w:val="00C567D7"/>
    <w:rsid w:val="00C5785C"/>
    <w:rsid w:val="00C57B5E"/>
    <w:rsid w:val="00C57B98"/>
    <w:rsid w:val="00C57E87"/>
    <w:rsid w:val="00C60017"/>
    <w:rsid w:val="00C6018C"/>
    <w:rsid w:val="00C60423"/>
    <w:rsid w:val="00C60674"/>
    <w:rsid w:val="00C60B6A"/>
    <w:rsid w:val="00C60C37"/>
    <w:rsid w:val="00C60C63"/>
    <w:rsid w:val="00C60E53"/>
    <w:rsid w:val="00C60EE0"/>
    <w:rsid w:val="00C6120A"/>
    <w:rsid w:val="00C617AD"/>
    <w:rsid w:val="00C617E8"/>
    <w:rsid w:val="00C61D0F"/>
    <w:rsid w:val="00C6267F"/>
    <w:rsid w:val="00C6293D"/>
    <w:rsid w:val="00C63074"/>
    <w:rsid w:val="00C630DB"/>
    <w:rsid w:val="00C633B4"/>
    <w:rsid w:val="00C634CE"/>
    <w:rsid w:val="00C634E2"/>
    <w:rsid w:val="00C635BC"/>
    <w:rsid w:val="00C63640"/>
    <w:rsid w:val="00C63AFB"/>
    <w:rsid w:val="00C63B7A"/>
    <w:rsid w:val="00C63D84"/>
    <w:rsid w:val="00C63F54"/>
    <w:rsid w:val="00C640AA"/>
    <w:rsid w:val="00C644B3"/>
    <w:rsid w:val="00C64612"/>
    <w:rsid w:val="00C64616"/>
    <w:rsid w:val="00C64805"/>
    <w:rsid w:val="00C64A72"/>
    <w:rsid w:val="00C64F34"/>
    <w:rsid w:val="00C6503F"/>
    <w:rsid w:val="00C65543"/>
    <w:rsid w:val="00C655C5"/>
    <w:rsid w:val="00C65748"/>
    <w:rsid w:val="00C658CE"/>
    <w:rsid w:val="00C6595D"/>
    <w:rsid w:val="00C65BD8"/>
    <w:rsid w:val="00C65D60"/>
    <w:rsid w:val="00C65E26"/>
    <w:rsid w:val="00C66233"/>
    <w:rsid w:val="00C667BA"/>
    <w:rsid w:val="00C66A3C"/>
    <w:rsid w:val="00C66E56"/>
    <w:rsid w:val="00C674D3"/>
    <w:rsid w:val="00C6751D"/>
    <w:rsid w:val="00C67A94"/>
    <w:rsid w:val="00C67CA4"/>
    <w:rsid w:val="00C70186"/>
    <w:rsid w:val="00C70462"/>
    <w:rsid w:val="00C70770"/>
    <w:rsid w:val="00C7080F"/>
    <w:rsid w:val="00C70894"/>
    <w:rsid w:val="00C70D50"/>
    <w:rsid w:val="00C70D82"/>
    <w:rsid w:val="00C71240"/>
    <w:rsid w:val="00C71915"/>
    <w:rsid w:val="00C71BF0"/>
    <w:rsid w:val="00C723C6"/>
    <w:rsid w:val="00C726F2"/>
    <w:rsid w:val="00C72BB6"/>
    <w:rsid w:val="00C72C00"/>
    <w:rsid w:val="00C72C1E"/>
    <w:rsid w:val="00C72C34"/>
    <w:rsid w:val="00C73239"/>
    <w:rsid w:val="00C7369A"/>
    <w:rsid w:val="00C73C05"/>
    <w:rsid w:val="00C73EB9"/>
    <w:rsid w:val="00C741EF"/>
    <w:rsid w:val="00C74936"/>
    <w:rsid w:val="00C74971"/>
    <w:rsid w:val="00C74DF2"/>
    <w:rsid w:val="00C757FA"/>
    <w:rsid w:val="00C75853"/>
    <w:rsid w:val="00C75C52"/>
    <w:rsid w:val="00C75F77"/>
    <w:rsid w:val="00C76336"/>
    <w:rsid w:val="00C76CC7"/>
    <w:rsid w:val="00C76CE5"/>
    <w:rsid w:val="00C76E35"/>
    <w:rsid w:val="00C76FF3"/>
    <w:rsid w:val="00C771AA"/>
    <w:rsid w:val="00C772DB"/>
    <w:rsid w:val="00C7756B"/>
    <w:rsid w:val="00C77CD9"/>
    <w:rsid w:val="00C80C20"/>
    <w:rsid w:val="00C8113E"/>
    <w:rsid w:val="00C815A0"/>
    <w:rsid w:val="00C817ED"/>
    <w:rsid w:val="00C81933"/>
    <w:rsid w:val="00C81A1E"/>
    <w:rsid w:val="00C81A85"/>
    <w:rsid w:val="00C81B1B"/>
    <w:rsid w:val="00C81D42"/>
    <w:rsid w:val="00C81F94"/>
    <w:rsid w:val="00C8263C"/>
    <w:rsid w:val="00C82B8B"/>
    <w:rsid w:val="00C8365C"/>
    <w:rsid w:val="00C83661"/>
    <w:rsid w:val="00C83A81"/>
    <w:rsid w:val="00C83E7E"/>
    <w:rsid w:val="00C8419B"/>
    <w:rsid w:val="00C846CD"/>
    <w:rsid w:val="00C84D4A"/>
    <w:rsid w:val="00C84DC7"/>
    <w:rsid w:val="00C84E99"/>
    <w:rsid w:val="00C85397"/>
    <w:rsid w:val="00C856E8"/>
    <w:rsid w:val="00C85BF1"/>
    <w:rsid w:val="00C85F2F"/>
    <w:rsid w:val="00C861EF"/>
    <w:rsid w:val="00C86270"/>
    <w:rsid w:val="00C8649D"/>
    <w:rsid w:val="00C86D73"/>
    <w:rsid w:val="00C877AE"/>
    <w:rsid w:val="00C90407"/>
    <w:rsid w:val="00C9052D"/>
    <w:rsid w:val="00C90590"/>
    <w:rsid w:val="00C90B05"/>
    <w:rsid w:val="00C90CD5"/>
    <w:rsid w:val="00C90CD6"/>
    <w:rsid w:val="00C90E7F"/>
    <w:rsid w:val="00C90EA3"/>
    <w:rsid w:val="00C9104A"/>
    <w:rsid w:val="00C91622"/>
    <w:rsid w:val="00C918D8"/>
    <w:rsid w:val="00C91A02"/>
    <w:rsid w:val="00C91B1E"/>
    <w:rsid w:val="00C91C84"/>
    <w:rsid w:val="00C925BA"/>
    <w:rsid w:val="00C92604"/>
    <w:rsid w:val="00C92815"/>
    <w:rsid w:val="00C92A09"/>
    <w:rsid w:val="00C92C2F"/>
    <w:rsid w:val="00C92CC5"/>
    <w:rsid w:val="00C92D36"/>
    <w:rsid w:val="00C93D4E"/>
    <w:rsid w:val="00C93F00"/>
    <w:rsid w:val="00C93F2F"/>
    <w:rsid w:val="00C94119"/>
    <w:rsid w:val="00C942D8"/>
    <w:rsid w:val="00C94357"/>
    <w:rsid w:val="00C944AA"/>
    <w:rsid w:val="00C94D61"/>
    <w:rsid w:val="00C95456"/>
    <w:rsid w:val="00C9634B"/>
    <w:rsid w:val="00C96495"/>
    <w:rsid w:val="00C965C9"/>
    <w:rsid w:val="00C969C2"/>
    <w:rsid w:val="00C96B2B"/>
    <w:rsid w:val="00C96E10"/>
    <w:rsid w:val="00C96FA1"/>
    <w:rsid w:val="00C971CB"/>
    <w:rsid w:val="00C97630"/>
    <w:rsid w:val="00C97802"/>
    <w:rsid w:val="00C97EA3"/>
    <w:rsid w:val="00CA03E6"/>
    <w:rsid w:val="00CA03F8"/>
    <w:rsid w:val="00CA08D6"/>
    <w:rsid w:val="00CA0901"/>
    <w:rsid w:val="00CA1048"/>
    <w:rsid w:val="00CA148B"/>
    <w:rsid w:val="00CA1E18"/>
    <w:rsid w:val="00CA25AF"/>
    <w:rsid w:val="00CA2696"/>
    <w:rsid w:val="00CA2773"/>
    <w:rsid w:val="00CA28DC"/>
    <w:rsid w:val="00CA2B67"/>
    <w:rsid w:val="00CA2DD5"/>
    <w:rsid w:val="00CA2DE2"/>
    <w:rsid w:val="00CA3658"/>
    <w:rsid w:val="00CA44C9"/>
    <w:rsid w:val="00CA45EE"/>
    <w:rsid w:val="00CA489C"/>
    <w:rsid w:val="00CA57BE"/>
    <w:rsid w:val="00CA638E"/>
    <w:rsid w:val="00CA63FF"/>
    <w:rsid w:val="00CA6664"/>
    <w:rsid w:val="00CA6E20"/>
    <w:rsid w:val="00CA6FFA"/>
    <w:rsid w:val="00CA7664"/>
    <w:rsid w:val="00CA7C30"/>
    <w:rsid w:val="00CB0220"/>
    <w:rsid w:val="00CB02AD"/>
    <w:rsid w:val="00CB1643"/>
    <w:rsid w:val="00CB17E4"/>
    <w:rsid w:val="00CB1876"/>
    <w:rsid w:val="00CB1A3E"/>
    <w:rsid w:val="00CB1DA8"/>
    <w:rsid w:val="00CB2138"/>
    <w:rsid w:val="00CB2259"/>
    <w:rsid w:val="00CB22BE"/>
    <w:rsid w:val="00CB2491"/>
    <w:rsid w:val="00CB2598"/>
    <w:rsid w:val="00CB2C1A"/>
    <w:rsid w:val="00CB3224"/>
    <w:rsid w:val="00CB354A"/>
    <w:rsid w:val="00CB38B9"/>
    <w:rsid w:val="00CB48CC"/>
    <w:rsid w:val="00CB491B"/>
    <w:rsid w:val="00CB4A15"/>
    <w:rsid w:val="00CB4A71"/>
    <w:rsid w:val="00CB50A2"/>
    <w:rsid w:val="00CB5565"/>
    <w:rsid w:val="00CB5C8C"/>
    <w:rsid w:val="00CB61CE"/>
    <w:rsid w:val="00CB62B3"/>
    <w:rsid w:val="00CB6433"/>
    <w:rsid w:val="00CB6591"/>
    <w:rsid w:val="00CB6799"/>
    <w:rsid w:val="00CB7117"/>
    <w:rsid w:val="00CB725A"/>
    <w:rsid w:val="00CB7339"/>
    <w:rsid w:val="00CB7BB4"/>
    <w:rsid w:val="00CB7C06"/>
    <w:rsid w:val="00CB7FD4"/>
    <w:rsid w:val="00CC0028"/>
    <w:rsid w:val="00CC0095"/>
    <w:rsid w:val="00CC0517"/>
    <w:rsid w:val="00CC067C"/>
    <w:rsid w:val="00CC0D68"/>
    <w:rsid w:val="00CC0F79"/>
    <w:rsid w:val="00CC114D"/>
    <w:rsid w:val="00CC135C"/>
    <w:rsid w:val="00CC160C"/>
    <w:rsid w:val="00CC1703"/>
    <w:rsid w:val="00CC1D1F"/>
    <w:rsid w:val="00CC1E49"/>
    <w:rsid w:val="00CC2526"/>
    <w:rsid w:val="00CC2B7D"/>
    <w:rsid w:val="00CC2DA8"/>
    <w:rsid w:val="00CC2EE2"/>
    <w:rsid w:val="00CC2F58"/>
    <w:rsid w:val="00CC308D"/>
    <w:rsid w:val="00CC3921"/>
    <w:rsid w:val="00CC3A9D"/>
    <w:rsid w:val="00CC3C96"/>
    <w:rsid w:val="00CC3D49"/>
    <w:rsid w:val="00CC3DC8"/>
    <w:rsid w:val="00CC3F2B"/>
    <w:rsid w:val="00CC4468"/>
    <w:rsid w:val="00CC4631"/>
    <w:rsid w:val="00CC4DBF"/>
    <w:rsid w:val="00CC510C"/>
    <w:rsid w:val="00CC51D3"/>
    <w:rsid w:val="00CC5410"/>
    <w:rsid w:val="00CC545D"/>
    <w:rsid w:val="00CC5665"/>
    <w:rsid w:val="00CC5745"/>
    <w:rsid w:val="00CC60DC"/>
    <w:rsid w:val="00CC62FB"/>
    <w:rsid w:val="00CC67EF"/>
    <w:rsid w:val="00CC6903"/>
    <w:rsid w:val="00CC6AF4"/>
    <w:rsid w:val="00CC6D19"/>
    <w:rsid w:val="00CC7214"/>
    <w:rsid w:val="00CC79BE"/>
    <w:rsid w:val="00CC7CFE"/>
    <w:rsid w:val="00CC7DDF"/>
    <w:rsid w:val="00CD0291"/>
    <w:rsid w:val="00CD08F1"/>
    <w:rsid w:val="00CD0C2B"/>
    <w:rsid w:val="00CD0DA1"/>
    <w:rsid w:val="00CD189A"/>
    <w:rsid w:val="00CD19AD"/>
    <w:rsid w:val="00CD1A74"/>
    <w:rsid w:val="00CD1C95"/>
    <w:rsid w:val="00CD209C"/>
    <w:rsid w:val="00CD2475"/>
    <w:rsid w:val="00CD2A61"/>
    <w:rsid w:val="00CD2C86"/>
    <w:rsid w:val="00CD3DBB"/>
    <w:rsid w:val="00CD3F40"/>
    <w:rsid w:val="00CD40E5"/>
    <w:rsid w:val="00CD413C"/>
    <w:rsid w:val="00CD471F"/>
    <w:rsid w:val="00CD50AE"/>
    <w:rsid w:val="00CD5323"/>
    <w:rsid w:val="00CD5795"/>
    <w:rsid w:val="00CD59A0"/>
    <w:rsid w:val="00CD627D"/>
    <w:rsid w:val="00CD6441"/>
    <w:rsid w:val="00CD64D3"/>
    <w:rsid w:val="00CD68CF"/>
    <w:rsid w:val="00CD6AEB"/>
    <w:rsid w:val="00CD7021"/>
    <w:rsid w:val="00CD7134"/>
    <w:rsid w:val="00CD73AC"/>
    <w:rsid w:val="00CD752E"/>
    <w:rsid w:val="00CD77D4"/>
    <w:rsid w:val="00CD7B76"/>
    <w:rsid w:val="00CD7FF7"/>
    <w:rsid w:val="00CE007B"/>
    <w:rsid w:val="00CE050E"/>
    <w:rsid w:val="00CE101D"/>
    <w:rsid w:val="00CE1318"/>
    <w:rsid w:val="00CE13EB"/>
    <w:rsid w:val="00CE180B"/>
    <w:rsid w:val="00CE19D6"/>
    <w:rsid w:val="00CE1A8D"/>
    <w:rsid w:val="00CE238C"/>
    <w:rsid w:val="00CE2551"/>
    <w:rsid w:val="00CE2D80"/>
    <w:rsid w:val="00CE3D24"/>
    <w:rsid w:val="00CE3F98"/>
    <w:rsid w:val="00CE415F"/>
    <w:rsid w:val="00CE4371"/>
    <w:rsid w:val="00CE4B69"/>
    <w:rsid w:val="00CE4D74"/>
    <w:rsid w:val="00CE4E5A"/>
    <w:rsid w:val="00CE5007"/>
    <w:rsid w:val="00CE554D"/>
    <w:rsid w:val="00CE55ED"/>
    <w:rsid w:val="00CE57AB"/>
    <w:rsid w:val="00CE5D04"/>
    <w:rsid w:val="00CE5ED5"/>
    <w:rsid w:val="00CE6047"/>
    <w:rsid w:val="00CE64A8"/>
    <w:rsid w:val="00CE6569"/>
    <w:rsid w:val="00CE67B5"/>
    <w:rsid w:val="00CE748C"/>
    <w:rsid w:val="00CE749F"/>
    <w:rsid w:val="00CE7D06"/>
    <w:rsid w:val="00CE7E68"/>
    <w:rsid w:val="00CE7E9F"/>
    <w:rsid w:val="00CF08E3"/>
    <w:rsid w:val="00CF0BBD"/>
    <w:rsid w:val="00CF0C5B"/>
    <w:rsid w:val="00CF0C72"/>
    <w:rsid w:val="00CF1046"/>
    <w:rsid w:val="00CF144E"/>
    <w:rsid w:val="00CF1510"/>
    <w:rsid w:val="00CF15D4"/>
    <w:rsid w:val="00CF1882"/>
    <w:rsid w:val="00CF18C4"/>
    <w:rsid w:val="00CF22DB"/>
    <w:rsid w:val="00CF2946"/>
    <w:rsid w:val="00CF38C1"/>
    <w:rsid w:val="00CF39BB"/>
    <w:rsid w:val="00CF41A1"/>
    <w:rsid w:val="00CF45D8"/>
    <w:rsid w:val="00CF4F5D"/>
    <w:rsid w:val="00CF4FB0"/>
    <w:rsid w:val="00CF5792"/>
    <w:rsid w:val="00CF57D1"/>
    <w:rsid w:val="00CF58F3"/>
    <w:rsid w:val="00CF596E"/>
    <w:rsid w:val="00CF59B5"/>
    <w:rsid w:val="00CF602A"/>
    <w:rsid w:val="00CF6264"/>
    <w:rsid w:val="00CF62F5"/>
    <w:rsid w:val="00CF6A15"/>
    <w:rsid w:val="00CF6E01"/>
    <w:rsid w:val="00CF7A00"/>
    <w:rsid w:val="00CF7C50"/>
    <w:rsid w:val="00D00712"/>
    <w:rsid w:val="00D00810"/>
    <w:rsid w:val="00D00865"/>
    <w:rsid w:val="00D009E8"/>
    <w:rsid w:val="00D00AE2"/>
    <w:rsid w:val="00D00B09"/>
    <w:rsid w:val="00D00E01"/>
    <w:rsid w:val="00D01412"/>
    <w:rsid w:val="00D019F2"/>
    <w:rsid w:val="00D01F53"/>
    <w:rsid w:val="00D01FE3"/>
    <w:rsid w:val="00D021AE"/>
    <w:rsid w:val="00D0263A"/>
    <w:rsid w:val="00D02B9F"/>
    <w:rsid w:val="00D02D35"/>
    <w:rsid w:val="00D02D74"/>
    <w:rsid w:val="00D02D98"/>
    <w:rsid w:val="00D02F5E"/>
    <w:rsid w:val="00D0333A"/>
    <w:rsid w:val="00D03363"/>
    <w:rsid w:val="00D03391"/>
    <w:rsid w:val="00D038ED"/>
    <w:rsid w:val="00D03BA7"/>
    <w:rsid w:val="00D03BF7"/>
    <w:rsid w:val="00D03E15"/>
    <w:rsid w:val="00D04128"/>
    <w:rsid w:val="00D052B2"/>
    <w:rsid w:val="00D05C17"/>
    <w:rsid w:val="00D061B7"/>
    <w:rsid w:val="00D067E8"/>
    <w:rsid w:val="00D0716F"/>
    <w:rsid w:val="00D077DE"/>
    <w:rsid w:val="00D07CF7"/>
    <w:rsid w:val="00D102A8"/>
    <w:rsid w:val="00D10970"/>
    <w:rsid w:val="00D10BFD"/>
    <w:rsid w:val="00D110D4"/>
    <w:rsid w:val="00D11146"/>
    <w:rsid w:val="00D114DD"/>
    <w:rsid w:val="00D11670"/>
    <w:rsid w:val="00D116B6"/>
    <w:rsid w:val="00D1180C"/>
    <w:rsid w:val="00D118A2"/>
    <w:rsid w:val="00D11BA5"/>
    <w:rsid w:val="00D11DFB"/>
    <w:rsid w:val="00D12029"/>
    <w:rsid w:val="00D123B9"/>
    <w:rsid w:val="00D12436"/>
    <w:rsid w:val="00D12633"/>
    <w:rsid w:val="00D12804"/>
    <w:rsid w:val="00D12901"/>
    <w:rsid w:val="00D12D95"/>
    <w:rsid w:val="00D1343C"/>
    <w:rsid w:val="00D13A02"/>
    <w:rsid w:val="00D13A63"/>
    <w:rsid w:val="00D13AC3"/>
    <w:rsid w:val="00D13C24"/>
    <w:rsid w:val="00D1422C"/>
    <w:rsid w:val="00D148AD"/>
    <w:rsid w:val="00D14954"/>
    <w:rsid w:val="00D14AFB"/>
    <w:rsid w:val="00D14C97"/>
    <w:rsid w:val="00D150F0"/>
    <w:rsid w:val="00D15175"/>
    <w:rsid w:val="00D15232"/>
    <w:rsid w:val="00D15601"/>
    <w:rsid w:val="00D15C8F"/>
    <w:rsid w:val="00D1604E"/>
    <w:rsid w:val="00D16133"/>
    <w:rsid w:val="00D16529"/>
    <w:rsid w:val="00D1671E"/>
    <w:rsid w:val="00D16882"/>
    <w:rsid w:val="00D16B59"/>
    <w:rsid w:val="00D16B70"/>
    <w:rsid w:val="00D177E2"/>
    <w:rsid w:val="00D17869"/>
    <w:rsid w:val="00D2001D"/>
    <w:rsid w:val="00D200DA"/>
    <w:rsid w:val="00D20AFF"/>
    <w:rsid w:val="00D2143D"/>
    <w:rsid w:val="00D22165"/>
    <w:rsid w:val="00D22804"/>
    <w:rsid w:val="00D22F44"/>
    <w:rsid w:val="00D23400"/>
    <w:rsid w:val="00D23463"/>
    <w:rsid w:val="00D237BF"/>
    <w:rsid w:val="00D243C9"/>
    <w:rsid w:val="00D25041"/>
    <w:rsid w:val="00D25146"/>
    <w:rsid w:val="00D2518A"/>
    <w:rsid w:val="00D2518B"/>
    <w:rsid w:val="00D251DB"/>
    <w:rsid w:val="00D25615"/>
    <w:rsid w:val="00D25F88"/>
    <w:rsid w:val="00D26105"/>
    <w:rsid w:val="00D26361"/>
    <w:rsid w:val="00D263A4"/>
    <w:rsid w:val="00D26CEC"/>
    <w:rsid w:val="00D26D5B"/>
    <w:rsid w:val="00D27ADD"/>
    <w:rsid w:val="00D27F0A"/>
    <w:rsid w:val="00D30399"/>
    <w:rsid w:val="00D304D1"/>
    <w:rsid w:val="00D308A8"/>
    <w:rsid w:val="00D30B56"/>
    <w:rsid w:val="00D30D2F"/>
    <w:rsid w:val="00D30DA3"/>
    <w:rsid w:val="00D317A5"/>
    <w:rsid w:val="00D31FC3"/>
    <w:rsid w:val="00D320C5"/>
    <w:rsid w:val="00D327DB"/>
    <w:rsid w:val="00D32873"/>
    <w:rsid w:val="00D32D95"/>
    <w:rsid w:val="00D32E24"/>
    <w:rsid w:val="00D332EE"/>
    <w:rsid w:val="00D33382"/>
    <w:rsid w:val="00D33578"/>
    <w:rsid w:val="00D33759"/>
    <w:rsid w:val="00D3378E"/>
    <w:rsid w:val="00D33A60"/>
    <w:rsid w:val="00D33AC8"/>
    <w:rsid w:val="00D33B7A"/>
    <w:rsid w:val="00D33BC9"/>
    <w:rsid w:val="00D340F2"/>
    <w:rsid w:val="00D342C0"/>
    <w:rsid w:val="00D350CD"/>
    <w:rsid w:val="00D35517"/>
    <w:rsid w:val="00D35CA8"/>
    <w:rsid w:val="00D361DE"/>
    <w:rsid w:val="00D36481"/>
    <w:rsid w:val="00D364E5"/>
    <w:rsid w:val="00D36C0B"/>
    <w:rsid w:val="00D37373"/>
    <w:rsid w:val="00D37784"/>
    <w:rsid w:val="00D37DDC"/>
    <w:rsid w:val="00D4004C"/>
    <w:rsid w:val="00D40214"/>
    <w:rsid w:val="00D40A41"/>
    <w:rsid w:val="00D40B4B"/>
    <w:rsid w:val="00D40D76"/>
    <w:rsid w:val="00D412B7"/>
    <w:rsid w:val="00D413B9"/>
    <w:rsid w:val="00D41697"/>
    <w:rsid w:val="00D4199E"/>
    <w:rsid w:val="00D41D8D"/>
    <w:rsid w:val="00D42069"/>
    <w:rsid w:val="00D4208E"/>
    <w:rsid w:val="00D427E0"/>
    <w:rsid w:val="00D42F9B"/>
    <w:rsid w:val="00D4302B"/>
    <w:rsid w:val="00D4318F"/>
    <w:rsid w:val="00D4326D"/>
    <w:rsid w:val="00D432FA"/>
    <w:rsid w:val="00D43603"/>
    <w:rsid w:val="00D43DDF"/>
    <w:rsid w:val="00D43FE8"/>
    <w:rsid w:val="00D44383"/>
    <w:rsid w:val="00D44911"/>
    <w:rsid w:val="00D44CFB"/>
    <w:rsid w:val="00D45214"/>
    <w:rsid w:val="00D4528E"/>
    <w:rsid w:val="00D454E7"/>
    <w:rsid w:val="00D45C65"/>
    <w:rsid w:val="00D45E28"/>
    <w:rsid w:val="00D46227"/>
    <w:rsid w:val="00D46312"/>
    <w:rsid w:val="00D463B8"/>
    <w:rsid w:val="00D467C1"/>
    <w:rsid w:val="00D46A79"/>
    <w:rsid w:val="00D46AE9"/>
    <w:rsid w:val="00D46D97"/>
    <w:rsid w:val="00D46DB0"/>
    <w:rsid w:val="00D47D9B"/>
    <w:rsid w:val="00D50407"/>
    <w:rsid w:val="00D50F8A"/>
    <w:rsid w:val="00D51BF3"/>
    <w:rsid w:val="00D51F5D"/>
    <w:rsid w:val="00D51FC3"/>
    <w:rsid w:val="00D52001"/>
    <w:rsid w:val="00D52272"/>
    <w:rsid w:val="00D5263E"/>
    <w:rsid w:val="00D52A49"/>
    <w:rsid w:val="00D53199"/>
    <w:rsid w:val="00D53550"/>
    <w:rsid w:val="00D53742"/>
    <w:rsid w:val="00D5377B"/>
    <w:rsid w:val="00D5382D"/>
    <w:rsid w:val="00D53878"/>
    <w:rsid w:val="00D5389D"/>
    <w:rsid w:val="00D53BD7"/>
    <w:rsid w:val="00D54687"/>
    <w:rsid w:val="00D54A28"/>
    <w:rsid w:val="00D54D00"/>
    <w:rsid w:val="00D54D51"/>
    <w:rsid w:val="00D550E4"/>
    <w:rsid w:val="00D55229"/>
    <w:rsid w:val="00D55A44"/>
    <w:rsid w:val="00D55A97"/>
    <w:rsid w:val="00D56009"/>
    <w:rsid w:val="00D56B2C"/>
    <w:rsid w:val="00D56CF1"/>
    <w:rsid w:val="00D57007"/>
    <w:rsid w:val="00D5751F"/>
    <w:rsid w:val="00D57672"/>
    <w:rsid w:val="00D578C9"/>
    <w:rsid w:val="00D57979"/>
    <w:rsid w:val="00D601B3"/>
    <w:rsid w:val="00D60446"/>
    <w:rsid w:val="00D604DD"/>
    <w:rsid w:val="00D60B2A"/>
    <w:rsid w:val="00D610E1"/>
    <w:rsid w:val="00D61740"/>
    <w:rsid w:val="00D61BF5"/>
    <w:rsid w:val="00D61CD1"/>
    <w:rsid w:val="00D62488"/>
    <w:rsid w:val="00D62786"/>
    <w:rsid w:val="00D62B50"/>
    <w:rsid w:val="00D62BC3"/>
    <w:rsid w:val="00D62CF6"/>
    <w:rsid w:val="00D62F33"/>
    <w:rsid w:val="00D63170"/>
    <w:rsid w:val="00D6353E"/>
    <w:rsid w:val="00D637B7"/>
    <w:rsid w:val="00D63A0B"/>
    <w:rsid w:val="00D63A84"/>
    <w:rsid w:val="00D63CB6"/>
    <w:rsid w:val="00D64162"/>
    <w:rsid w:val="00D642E1"/>
    <w:rsid w:val="00D645B0"/>
    <w:rsid w:val="00D64B5B"/>
    <w:rsid w:val="00D64CF9"/>
    <w:rsid w:val="00D65183"/>
    <w:rsid w:val="00D65924"/>
    <w:rsid w:val="00D65ACD"/>
    <w:rsid w:val="00D6629D"/>
    <w:rsid w:val="00D668B1"/>
    <w:rsid w:val="00D66C0B"/>
    <w:rsid w:val="00D66D72"/>
    <w:rsid w:val="00D66DE0"/>
    <w:rsid w:val="00D675FA"/>
    <w:rsid w:val="00D67742"/>
    <w:rsid w:val="00D7020E"/>
    <w:rsid w:val="00D706D9"/>
    <w:rsid w:val="00D70952"/>
    <w:rsid w:val="00D7099A"/>
    <w:rsid w:val="00D70B7B"/>
    <w:rsid w:val="00D70B88"/>
    <w:rsid w:val="00D70CC4"/>
    <w:rsid w:val="00D70D66"/>
    <w:rsid w:val="00D70E46"/>
    <w:rsid w:val="00D71215"/>
    <w:rsid w:val="00D71223"/>
    <w:rsid w:val="00D71DAA"/>
    <w:rsid w:val="00D7252A"/>
    <w:rsid w:val="00D7278A"/>
    <w:rsid w:val="00D7297F"/>
    <w:rsid w:val="00D72C0A"/>
    <w:rsid w:val="00D73370"/>
    <w:rsid w:val="00D734BB"/>
    <w:rsid w:val="00D73E70"/>
    <w:rsid w:val="00D74447"/>
    <w:rsid w:val="00D74499"/>
    <w:rsid w:val="00D745E3"/>
    <w:rsid w:val="00D74656"/>
    <w:rsid w:val="00D7471D"/>
    <w:rsid w:val="00D74C4B"/>
    <w:rsid w:val="00D75272"/>
    <w:rsid w:val="00D758C9"/>
    <w:rsid w:val="00D75ADB"/>
    <w:rsid w:val="00D764E8"/>
    <w:rsid w:val="00D76639"/>
    <w:rsid w:val="00D76E0A"/>
    <w:rsid w:val="00D7773E"/>
    <w:rsid w:val="00D779D2"/>
    <w:rsid w:val="00D77CB8"/>
    <w:rsid w:val="00D77D56"/>
    <w:rsid w:val="00D803FB"/>
    <w:rsid w:val="00D804E8"/>
    <w:rsid w:val="00D80AE3"/>
    <w:rsid w:val="00D80E21"/>
    <w:rsid w:val="00D80FE5"/>
    <w:rsid w:val="00D8125A"/>
    <w:rsid w:val="00D812A1"/>
    <w:rsid w:val="00D812E4"/>
    <w:rsid w:val="00D815FB"/>
    <w:rsid w:val="00D8170D"/>
    <w:rsid w:val="00D81E5D"/>
    <w:rsid w:val="00D8222F"/>
    <w:rsid w:val="00D8226C"/>
    <w:rsid w:val="00D823FA"/>
    <w:rsid w:val="00D825DD"/>
    <w:rsid w:val="00D8274C"/>
    <w:rsid w:val="00D82C4D"/>
    <w:rsid w:val="00D82E61"/>
    <w:rsid w:val="00D83884"/>
    <w:rsid w:val="00D83C9B"/>
    <w:rsid w:val="00D845F2"/>
    <w:rsid w:val="00D84AAE"/>
    <w:rsid w:val="00D84E95"/>
    <w:rsid w:val="00D850C0"/>
    <w:rsid w:val="00D85251"/>
    <w:rsid w:val="00D8607D"/>
    <w:rsid w:val="00D861B6"/>
    <w:rsid w:val="00D861E5"/>
    <w:rsid w:val="00D86CDB"/>
    <w:rsid w:val="00D871E4"/>
    <w:rsid w:val="00D87448"/>
    <w:rsid w:val="00D878AF"/>
    <w:rsid w:val="00D8795A"/>
    <w:rsid w:val="00D87D3F"/>
    <w:rsid w:val="00D900C6"/>
    <w:rsid w:val="00D902DE"/>
    <w:rsid w:val="00D90D00"/>
    <w:rsid w:val="00D90DA2"/>
    <w:rsid w:val="00D911D3"/>
    <w:rsid w:val="00D914C5"/>
    <w:rsid w:val="00D91DD1"/>
    <w:rsid w:val="00D9217E"/>
    <w:rsid w:val="00D926FB"/>
    <w:rsid w:val="00D928A2"/>
    <w:rsid w:val="00D929A4"/>
    <w:rsid w:val="00D92C3C"/>
    <w:rsid w:val="00D938AA"/>
    <w:rsid w:val="00D93DB2"/>
    <w:rsid w:val="00D93FBA"/>
    <w:rsid w:val="00D945CB"/>
    <w:rsid w:val="00D94686"/>
    <w:rsid w:val="00D94C81"/>
    <w:rsid w:val="00D95220"/>
    <w:rsid w:val="00D959DF"/>
    <w:rsid w:val="00D95EF1"/>
    <w:rsid w:val="00D95F6A"/>
    <w:rsid w:val="00D96106"/>
    <w:rsid w:val="00D964D6"/>
    <w:rsid w:val="00D96538"/>
    <w:rsid w:val="00D96CB4"/>
    <w:rsid w:val="00D96DE0"/>
    <w:rsid w:val="00D96ED1"/>
    <w:rsid w:val="00D97051"/>
    <w:rsid w:val="00D976BF"/>
    <w:rsid w:val="00D9771C"/>
    <w:rsid w:val="00D97E68"/>
    <w:rsid w:val="00D97F77"/>
    <w:rsid w:val="00DA03A9"/>
    <w:rsid w:val="00DA084A"/>
    <w:rsid w:val="00DA0C74"/>
    <w:rsid w:val="00DA0E8A"/>
    <w:rsid w:val="00DA0F87"/>
    <w:rsid w:val="00DA0FF0"/>
    <w:rsid w:val="00DA129B"/>
    <w:rsid w:val="00DA1532"/>
    <w:rsid w:val="00DA1543"/>
    <w:rsid w:val="00DA17EA"/>
    <w:rsid w:val="00DA1E3C"/>
    <w:rsid w:val="00DA26FB"/>
    <w:rsid w:val="00DA29FF"/>
    <w:rsid w:val="00DA2DB5"/>
    <w:rsid w:val="00DA32F0"/>
    <w:rsid w:val="00DA37F6"/>
    <w:rsid w:val="00DA38FB"/>
    <w:rsid w:val="00DA3B5E"/>
    <w:rsid w:val="00DA4836"/>
    <w:rsid w:val="00DA54B6"/>
    <w:rsid w:val="00DA58B6"/>
    <w:rsid w:val="00DA5961"/>
    <w:rsid w:val="00DA5970"/>
    <w:rsid w:val="00DA5BBA"/>
    <w:rsid w:val="00DA5F50"/>
    <w:rsid w:val="00DA6250"/>
    <w:rsid w:val="00DA6F4D"/>
    <w:rsid w:val="00DA7354"/>
    <w:rsid w:val="00DA7490"/>
    <w:rsid w:val="00DA75FE"/>
    <w:rsid w:val="00DA77AD"/>
    <w:rsid w:val="00DA7DFC"/>
    <w:rsid w:val="00DB0029"/>
    <w:rsid w:val="00DB0060"/>
    <w:rsid w:val="00DB0DDD"/>
    <w:rsid w:val="00DB0EEB"/>
    <w:rsid w:val="00DB1B99"/>
    <w:rsid w:val="00DB1F15"/>
    <w:rsid w:val="00DB2085"/>
    <w:rsid w:val="00DB215E"/>
    <w:rsid w:val="00DB2265"/>
    <w:rsid w:val="00DB231A"/>
    <w:rsid w:val="00DB2900"/>
    <w:rsid w:val="00DB31A3"/>
    <w:rsid w:val="00DB35B3"/>
    <w:rsid w:val="00DB3B8F"/>
    <w:rsid w:val="00DB3E54"/>
    <w:rsid w:val="00DB410C"/>
    <w:rsid w:val="00DB4978"/>
    <w:rsid w:val="00DB4C8D"/>
    <w:rsid w:val="00DB4FE8"/>
    <w:rsid w:val="00DB52A2"/>
    <w:rsid w:val="00DB53B4"/>
    <w:rsid w:val="00DB541D"/>
    <w:rsid w:val="00DB58B6"/>
    <w:rsid w:val="00DB5944"/>
    <w:rsid w:val="00DB59F9"/>
    <w:rsid w:val="00DB68FC"/>
    <w:rsid w:val="00DB71EA"/>
    <w:rsid w:val="00DB751B"/>
    <w:rsid w:val="00DB7D4A"/>
    <w:rsid w:val="00DB7E21"/>
    <w:rsid w:val="00DC0195"/>
    <w:rsid w:val="00DC0698"/>
    <w:rsid w:val="00DC0A2B"/>
    <w:rsid w:val="00DC0B24"/>
    <w:rsid w:val="00DC0B96"/>
    <w:rsid w:val="00DC106F"/>
    <w:rsid w:val="00DC13C3"/>
    <w:rsid w:val="00DC1657"/>
    <w:rsid w:val="00DC16B1"/>
    <w:rsid w:val="00DC1935"/>
    <w:rsid w:val="00DC1B51"/>
    <w:rsid w:val="00DC1D3E"/>
    <w:rsid w:val="00DC1D8F"/>
    <w:rsid w:val="00DC2291"/>
    <w:rsid w:val="00DC231C"/>
    <w:rsid w:val="00DC2426"/>
    <w:rsid w:val="00DC2713"/>
    <w:rsid w:val="00DC2765"/>
    <w:rsid w:val="00DC2803"/>
    <w:rsid w:val="00DC2B03"/>
    <w:rsid w:val="00DC2C82"/>
    <w:rsid w:val="00DC300D"/>
    <w:rsid w:val="00DC328A"/>
    <w:rsid w:val="00DC3689"/>
    <w:rsid w:val="00DC3DE2"/>
    <w:rsid w:val="00DC4626"/>
    <w:rsid w:val="00DC4707"/>
    <w:rsid w:val="00DC4B0C"/>
    <w:rsid w:val="00DC4B34"/>
    <w:rsid w:val="00DC4ED0"/>
    <w:rsid w:val="00DC505B"/>
    <w:rsid w:val="00DC5149"/>
    <w:rsid w:val="00DC5385"/>
    <w:rsid w:val="00DC584A"/>
    <w:rsid w:val="00DC5B33"/>
    <w:rsid w:val="00DC67D8"/>
    <w:rsid w:val="00DC69D2"/>
    <w:rsid w:val="00DC6E37"/>
    <w:rsid w:val="00DD069A"/>
    <w:rsid w:val="00DD0828"/>
    <w:rsid w:val="00DD097E"/>
    <w:rsid w:val="00DD0BAA"/>
    <w:rsid w:val="00DD0D3E"/>
    <w:rsid w:val="00DD0EC0"/>
    <w:rsid w:val="00DD1165"/>
    <w:rsid w:val="00DD14F3"/>
    <w:rsid w:val="00DD187D"/>
    <w:rsid w:val="00DD18C7"/>
    <w:rsid w:val="00DD283A"/>
    <w:rsid w:val="00DD2897"/>
    <w:rsid w:val="00DD2D28"/>
    <w:rsid w:val="00DD3CED"/>
    <w:rsid w:val="00DD3DA7"/>
    <w:rsid w:val="00DD3FC0"/>
    <w:rsid w:val="00DD431D"/>
    <w:rsid w:val="00DD43B6"/>
    <w:rsid w:val="00DD49D0"/>
    <w:rsid w:val="00DD4D74"/>
    <w:rsid w:val="00DD5216"/>
    <w:rsid w:val="00DD575A"/>
    <w:rsid w:val="00DD5794"/>
    <w:rsid w:val="00DD5F5C"/>
    <w:rsid w:val="00DD609A"/>
    <w:rsid w:val="00DD62EE"/>
    <w:rsid w:val="00DD6358"/>
    <w:rsid w:val="00DD6494"/>
    <w:rsid w:val="00DD6872"/>
    <w:rsid w:val="00DD6AE1"/>
    <w:rsid w:val="00DD6D0A"/>
    <w:rsid w:val="00DD6E28"/>
    <w:rsid w:val="00DD743E"/>
    <w:rsid w:val="00DD7AFE"/>
    <w:rsid w:val="00DD7C26"/>
    <w:rsid w:val="00DE0491"/>
    <w:rsid w:val="00DE0860"/>
    <w:rsid w:val="00DE0C4D"/>
    <w:rsid w:val="00DE0FA0"/>
    <w:rsid w:val="00DE188F"/>
    <w:rsid w:val="00DE1897"/>
    <w:rsid w:val="00DE1AA7"/>
    <w:rsid w:val="00DE1CFD"/>
    <w:rsid w:val="00DE23CF"/>
    <w:rsid w:val="00DE263F"/>
    <w:rsid w:val="00DE2D0D"/>
    <w:rsid w:val="00DE324D"/>
    <w:rsid w:val="00DE33B2"/>
    <w:rsid w:val="00DE34FD"/>
    <w:rsid w:val="00DE3639"/>
    <w:rsid w:val="00DE3EA2"/>
    <w:rsid w:val="00DE3F38"/>
    <w:rsid w:val="00DE426C"/>
    <w:rsid w:val="00DE4328"/>
    <w:rsid w:val="00DE46D9"/>
    <w:rsid w:val="00DE5115"/>
    <w:rsid w:val="00DE6120"/>
    <w:rsid w:val="00DE641F"/>
    <w:rsid w:val="00DE663D"/>
    <w:rsid w:val="00DE6DF3"/>
    <w:rsid w:val="00DE7076"/>
    <w:rsid w:val="00DE717A"/>
    <w:rsid w:val="00DE71FD"/>
    <w:rsid w:val="00DE72B1"/>
    <w:rsid w:val="00DE7C76"/>
    <w:rsid w:val="00DF02DE"/>
    <w:rsid w:val="00DF09DE"/>
    <w:rsid w:val="00DF0B48"/>
    <w:rsid w:val="00DF0D46"/>
    <w:rsid w:val="00DF0E7A"/>
    <w:rsid w:val="00DF1DDE"/>
    <w:rsid w:val="00DF1E68"/>
    <w:rsid w:val="00DF1F7E"/>
    <w:rsid w:val="00DF1FF2"/>
    <w:rsid w:val="00DF1FFE"/>
    <w:rsid w:val="00DF2B2C"/>
    <w:rsid w:val="00DF301B"/>
    <w:rsid w:val="00DF31A7"/>
    <w:rsid w:val="00DF3721"/>
    <w:rsid w:val="00DF37BF"/>
    <w:rsid w:val="00DF3861"/>
    <w:rsid w:val="00DF3AC7"/>
    <w:rsid w:val="00DF3BAD"/>
    <w:rsid w:val="00DF3BDE"/>
    <w:rsid w:val="00DF3E4F"/>
    <w:rsid w:val="00DF3F1A"/>
    <w:rsid w:val="00DF3FC6"/>
    <w:rsid w:val="00DF4005"/>
    <w:rsid w:val="00DF48A7"/>
    <w:rsid w:val="00DF492F"/>
    <w:rsid w:val="00DF4D63"/>
    <w:rsid w:val="00DF5999"/>
    <w:rsid w:val="00DF6707"/>
    <w:rsid w:val="00DF6A6B"/>
    <w:rsid w:val="00DF6D15"/>
    <w:rsid w:val="00DF7BF3"/>
    <w:rsid w:val="00DF7E39"/>
    <w:rsid w:val="00E0015B"/>
    <w:rsid w:val="00E001B7"/>
    <w:rsid w:val="00E00824"/>
    <w:rsid w:val="00E00C53"/>
    <w:rsid w:val="00E0100C"/>
    <w:rsid w:val="00E013D9"/>
    <w:rsid w:val="00E01A30"/>
    <w:rsid w:val="00E0239D"/>
    <w:rsid w:val="00E023B5"/>
    <w:rsid w:val="00E02547"/>
    <w:rsid w:val="00E02642"/>
    <w:rsid w:val="00E029DD"/>
    <w:rsid w:val="00E02CF9"/>
    <w:rsid w:val="00E02D48"/>
    <w:rsid w:val="00E0304D"/>
    <w:rsid w:val="00E034CE"/>
    <w:rsid w:val="00E03729"/>
    <w:rsid w:val="00E03774"/>
    <w:rsid w:val="00E037C5"/>
    <w:rsid w:val="00E0380A"/>
    <w:rsid w:val="00E039A1"/>
    <w:rsid w:val="00E03C1D"/>
    <w:rsid w:val="00E03CC8"/>
    <w:rsid w:val="00E03D21"/>
    <w:rsid w:val="00E04032"/>
    <w:rsid w:val="00E0462A"/>
    <w:rsid w:val="00E04782"/>
    <w:rsid w:val="00E04988"/>
    <w:rsid w:val="00E04A08"/>
    <w:rsid w:val="00E051DF"/>
    <w:rsid w:val="00E05547"/>
    <w:rsid w:val="00E05B4A"/>
    <w:rsid w:val="00E05CEC"/>
    <w:rsid w:val="00E063E5"/>
    <w:rsid w:val="00E0646F"/>
    <w:rsid w:val="00E06B7B"/>
    <w:rsid w:val="00E06CD1"/>
    <w:rsid w:val="00E06E8F"/>
    <w:rsid w:val="00E073EA"/>
    <w:rsid w:val="00E07429"/>
    <w:rsid w:val="00E07B81"/>
    <w:rsid w:val="00E07EA3"/>
    <w:rsid w:val="00E10457"/>
    <w:rsid w:val="00E1079E"/>
    <w:rsid w:val="00E10AC7"/>
    <w:rsid w:val="00E10D63"/>
    <w:rsid w:val="00E10E10"/>
    <w:rsid w:val="00E11009"/>
    <w:rsid w:val="00E115AF"/>
    <w:rsid w:val="00E11D48"/>
    <w:rsid w:val="00E11D9E"/>
    <w:rsid w:val="00E120F0"/>
    <w:rsid w:val="00E1251F"/>
    <w:rsid w:val="00E12802"/>
    <w:rsid w:val="00E13BA7"/>
    <w:rsid w:val="00E13D77"/>
    <w:rsid w:val="00E14300"/>
    <w:rsid w:val="00E1436C"/>
    <w:rsid w:val="00E14AFE"/>
    <w:rsid w:val="00E14D05"/>
    <w:rsid w:val="00E14FC6"/>
    <w:rsid w:val="00E1500D"/>
    <w:rsid w:val="00E15274"/>
    <w:rsid w:val="00E154A7"/>
    <w:rsid w:val="00E154C3"/>
    <w:rsid w:val="00E1551A"/>
    <w:rsid w:val="00E15C16"/>
    <w:rsid w:val="00E15EDC"/>
    <w:rsid w:val="00E1617B"/>
    <w:rsid w:val="00E1629B"/>
    <w:rsid w:val="00E1665E"/>
    <w:rsid w:val="00E166E0"/>
    <w:rsid w:val="00E16850"/>
    <w:rsid w:val="00E170DE"/>
    <w:rsid w:val="00E1770A"/>
    <w:rsid w:val="00E20A51"/>
    <w:rsid w:val="00E20F7F"/>
    <w:rsid w:val="00E21538"/>
    <w:rsid w:val="00E21F54"/>
    <w:rsid w:val="00E21F79"/>
    <w:rsid w:val="00E2226A"/>
    <w:rsid w:val="00E227F4"/>
    <w:rsid w:val="00E2281D"/>
    <w:rsid w:val="00E22832"/>
    <w:rsid w:val="00E22B9E"/>
    <w:rsid w:val="00E22E27"/>
    <w:rsid w:val="00E232DA"/>
    <w:rsid w:val="00E23373"/>
    <w:rsid w:val="00E23ED4"/>
    <w:rsid w:val="00E242AE"/>
    <w:rsid w:val="00E24343"/>
    <w:rsid w:val="00E245F6"/>
    <w:rsid w:val="00E24E72"/>
    <w:rsid w:val="00E252FB"/>
    <w:rsid w:val="00E255A2"/>
    <w:rsid w:val="00E279C3"/>
    <w:rsid w:val="00E27A42"/>
    <w:rsid w:val="00E27B18"/>
    <w:rsid w:val="00E3006A"/>
    <w:rsid w:val="00E3012D"/>
    <w:rsid w:val="00E30235"/>
    <w:rsid w:val="00E303B5"/>
    <w:rsid w:val="00E30BCD"/>
    <w:rsid w:val="00E30DA7"/>
    <w:rsid w:val="00E31022"/>
    <w:rsid w:val="00E317F1"/>
    <w:rsid w:val="00E31C11"/>
    <w:rsid w:val="00E3283A"/>
    <w:rsid w:val="00E3299D"/>
    <w:rsid w:val="00E32C0F"/>
    <w:rsid w:val="00E335BF"/>
    <w:rsid w:val="00E34073"/>
    <w:rsid w:val="00E3432A"/>
    <w:rsid w:val="00E34EE4"/>
    <w:rsid w:val="00E34F62"/>
    <w:rsid w:val="00E350B2"/>
    <w:rsid w:val="00E350C1"/>
    <w:rsid w:val="00E35422"/>
    <w:rsid w:val="00E3556A"/>
    <w:rsid w:val="00E35A04"/>
    <w:rsid w:val="00E35A38"/>
    <w:rsid w:val="00E35A9A"/>
    <w:rsid w:val="00E36658"/>
    <w:rsid w:val="00E373D6"/>
    <w:rsid w:val="00E401A5"/>
    <w:rsid w:val="00E40473"/>
    <w:rsid w:val="00E40B31"/>
    <w:rsid w:val="00E40CF4"/>
    <w:rsid w:val="00E410C7"/>
    <w:rsid w:val="00E4180C"/>
    <w:rsid w:val="00E41CBD"/>
    <w:rsid w:val="00E41D45"/>
    <w:rsid w:val="00E420BD"/>
    <w:rsid w:val="00E42745"/>
    <w:rsid w:val="00E4295B"/>
    <w:rsid w:val="00E42B0A"/>
    <w:rsid w:val="00E43220"/>
    <w:rsid w:val="00E434C4"/>
    <w:rsid w:val="00E4354F"/>
    <w:rsid w:val="00E43813"/>
    <w:rsid w:val="00E4384C"/>
    <w:rsid w:val="00E43906"/>
    <w:rsid w:val="00E44100"/>
    <w:rsid w:val="00E44312"/>
    <w:rsid w:val="00E4521F"/>
    <w:rsid w:val="00E452F9"/>
    <w:rsid w:val="00E45311"/>
    <w:rsid w:val="00E456A0"/>
    <w:rsid w:val="00E456CB"/>
    <w:rsid w:val="00E45F27"/>
    <w:rsid w:val="00E45F6A"/>
    <w:rsid w:val="00E46159"/>
    <w:rsid w:val="00E46265"/>
    <w:rsid w:val="00E4683C"/>
    <w:rsid w:val="00E46929"/>
    <w:rsid w:val="00E4698C"/>
    <w:rsid w:val="00E46BAA"/>
    <w:rsid w:val="00E46BF9"/>
    <w:rsid w:val="00E474B1"/>
    <w:rsid w:val="00E475E2"/>
    <w:rsid w:val="00E47E5A"/>
    <w:rsid w:val="00E5013E"/>
    <w:rsid w:val="00E50E36"/>
    <w:rsid w:val="00E50E9B"/>
    <w:rsid w:val="00E512B1"/>
    <w:rsid w:val="00E5172D"/>
    <w:rsid w:val="00E51B1D"/>
    <w:rsid w:val="00E51D4A"/>
    <w:rsid w:val="00E52019"/>
    <w:rsid w:val="00E52049"/>
    <w:rsid w:val="00E522FB"/>
    <w:rsid w:val="00E52804"/>
    <w:rsid w:val="00E529DA"/>
    <w:rsid w:val="00E52BC7"/>
    <w:rsid w:val="00E52DDF"/>
    <w:rsid w:val="00E52EC7"/>
    <w:rsid w:val="00E531DA"/>
    <w:rsid w:val="00E5369C"/>
    <w:rsid w:val="00E5370C"/>
    <w:rsid w:val="00E53863"/>
    <w:rsid w:val="00E54264"/>
    <w:rsid w:val="00E545D8"/>
    <w:rsid w:val="00E54BAF"/>
    <w:rsid w:val="00E54BC0"/>
    <w:rsid w:val="00E55E60"/>
    <w:rsid w:val="00E56319"/>
    <w:rsid w:val="00E5654B"/>
    <w:rsid w:val="00E56889"/>
    <w:rsid w:val="00E56BC1"/>
    <w:rsid w:val="00E56F15"/>
    <w:rsid w:val="00E573C4"/>
    <w:rsid w:val="00E5772E"/>
    <w:rsid w:val="00E5787F"/>
    <w:rsid w:val="00E57AAE"/>
    <w:rsid w:val="00E57F3A"/>
    <w:rsid w:val="00E60707"/>
    <w:rsid w:val="00E60792"/>
    <w:rsid w:val="00E60803"/>
    <w:rsid w:val="00E60A32"/>
    <w:rsid w:val="00E60A7C"/>
    <w:rsid w:val="00E613DC"/>
    <w:rsid w:val="00E618A5"/>
    <w:rsid w:val="00E618B9"/>
    <w:rsid w:val="00E61B4C"/>
    <w:rsid w:val="00E620A2"/>
    <w:rsid w:val="00E62352"/>
    <w:rsid w:val="00E627A0"/>
    <w:rsid w:val="00E62BEF"/>
    <w:rsid w:val="00E63372"/>
    <w:rsid w:val="00E634DC"/>
    <w:rsid w:val="00E640E4"/>
    <w:rsid w:val="00E64104"/>
    <w:rsid w:val="00E64151"/>
    <w:rsid w:val="00E6438C"/>
    <w:rsid w:val="00E643C2"/>
    <w:rsid w:val="00E64CC2"/>
    <w:rsid w:val="00E64DC0"/>
    <w:rsid w:val="00E66722"/>
    <w:rsid w:val="00E66B5C"/>
    <w:rsid w:val="00E6702F"/>
    <w:rsid w:val="00E67428"/>
    <w:rsid w:val="00E6770E"/>
    <w:rsid w:val="00E67772"/>
    <w:rsid w:val="00E6799C"/>
    <w:rsid w:val="00E67A2C"/>
    <w:rsid w:val="00E67B19"/>
    <w:rsid w:val="00E67F2D"/>
    <w:rsid w:val="00E70210"/>
    <w:rsid w:val="00E7021C"/>
    <w:rsid w:val="00E706E2"/>
    <w:rsid w:val="00E707EC"/>
    <w:rsid w:val="00E70BCA"/>
    <w:rsid w:val="00E70D44"/>
    <w:rsid w:val="00E7201A"/>
    <w:rsid w:val="00E722CF"/>
    <w:rsid w:val="00E72EFE"/>
    <w:rsid w:val="00E73002"/>
    <w:rsid w:val="00E73D6F"/>
    <w:rsid w:val="00E73F4F"/>
    <w:rsid w:val="00E7417B"/>
    <w:rsid w:val="00E74499"/>
    <w:rsid w:val="00E7461E"/>
    <w:rsid w:val="00E747B9"/>
    <w:rsid w:val="00E74927"/>
    <w:rsid w:val="00E74A31"/>
    <w:rsid w:val="00E74DDF"/>
    <w:rsid w:val="00E7508F"/>
    <w:rsid w:val="00E758E9"/>
    <w:rsid w:val="00E759E2"/>
    <w:rsid w:val="00E759EA"/>
    <w:rsid w:val="00E75A7F"/>
    <w:rsid w:val="00E76439"/>
    <w:rsid w:val="00E767E0"/>
    <w:rsid w:val="00E76948"/>
    <w:rsid w:val="00E769E2"/>
    <w:rsid w:val="00E76A8F"/>
    <w:rsid w:val="00E76E91"/>
    <w:rsid w:val="00E76EEA"/>
    <w:rsid w:val="00E7740F"/>
    <w:rsid w:val="00E77C5A"/>
    <w:rsid w:val="00E80348"/>
    <w:rsid w:val="00E8062C"/>
    <w:rsid w:val="00E8068A"/>
    <w:rsid w:val="00E80A53"/>
    <w:rsid w:val="00E80DD7"/>
    <w:rsid w:val="00E8104C"/>
    <w:rsid w:val="00E8149A"/>
    <w:rsid w:val="00E8215B"/>
    <w:rsid w:val="00E822A7"/>
    <w:rsid w:val="00E82428"/>
    <w:rsid w:val="00E82660"/>
    <w:rsid w:val="00E827E8"/>
    <w:rsid w:val="00E82A7F"/>
    <w:rsid w:val="00E82BF0"/>
    <w:rsid w:val="00E83204"/>
    <w:rsid w:val="00E83375"/>
    <w:rsid w:val="00E834B5"/>
    <w:rsid w:val="00E83C75"/>
    <w:rsid w:val="00E84289"/>
    <w:rsid w:val="00E84290"/>
    <w:rsid w:val="00E84605"/>
    <w:rsid w:val="00E848F1"/>
    <w:rsid w:val="00E84F66"/>
    <w:rsid w:val="00E851FB"/>
    <w:rsid w:val="00E85F35"/>
    <w:rsid w:val="00E85F5D"/>
    <w:rsid w:val="00E85FFE"/>
    <w:rsid w:val="00E8600D"/>
    <w:rsid w:val="00E861E8"/>
    <w:rsid w:val="00E862FF"/>
    <w:rsid w:val="00E8682F"/>
    <w:rsid w:val="00E86978"/>
    <w:rsid w:val="00E86AE5"/>
    <w:rsid w:val="00E86AEB"/>
    <w:rsid w:val="00E86B57"/>
    <w:rsid w:val="00E86BE3"/>
    <w:rsid w:val="00E86D15"/>
    <w:rsid w:val="00E86DCD"/>
    <w:rsid w:val="00E86E3A"/>
    <w:rsid w:val="00E8762B"/>
    <w:rsid w:val="00E87650"/>
    <w:rsid w:val="00E876A0"/>
    <w:rsid w:val="00E87A66"/>
    <w:rsid w:val="00E87A6C"/>
    <w:rsid w:val="00E90686"/>
    <w:rsid w:val="00E9090C"/>
    <w:rsid w:val="00E91342"/>
    <w:rsid w:val="00E92072"/>
    <w:rsid w:val="00E920F3"/>
    <w:rsid w:val="00E92F54"/>
    <w:rsid w:val="00E9363C"/>
    <w:rsid w:val="00E937CC"/>
    <w:rsid w:val="00E9424F"/>
    <w:rsid w:val="00E946C9"/>
    <w:rsid w:val="00E947D6"/>
    <w:rsid w:val="00E94D44"/>
    <w:rsid w:val="00E94F01"/>
    <w:rsid w:val="00E95B69"/>
    <w:rsid w:val="00E95B92"/>
    <w:rsid w:val="00E95CC4"/>
    <w:rsid w:val="00E9667E"/>
    <w:rsid w:val="00E970E6"/>
    <w:rsid w:val="00E978CD"/>
    <w:rsid w:val="00E97A0B"/>
    <w:rsid w:val="00E97E47"/>
    <w:rsid w:val="00EA003D"/>
    <w:rsid w:val="00EA078A"/>
    <w:rsid w:val="00EA0876"/>
    <w:rsid w:val="00EA0C3A"/>
    <w:rsid w:val="00EA13FD"/>
    <w:rsid w:val="00EA16CC"/>
    <w:rsid w:val="00EA19F4"/>
    <w:rsid w:val="00EA2491"/>
    <w:rsid w:val="00EA24A7"/>
    <w:rsid w:val="00EA258B"/>
    <w:rsid w:val="00EA29C0"/>
    <w:rsid w:val="00EA2C0E"/>
    <w:rsid w:val="00EA31A6"/>
    <w:rsid w:val="00EA333E"/>
    <w:rsid w:val="00EA3889"/>
    <w:rsid w:val="00EA3C21"/>
    <w:rsid w:val="00EA3C9F"/>
    <w:rsid w:val="00EA4121"/>
    <w:rsid w:val="00EA529B"/>
    <w:rsid w:val="00EA5D07"/>
    <w:rsid w:val="00EA61D5"/>
    <w:rsid w:val="00EA6279"/>
    <w:rsid w:val="00EA6448"/>
    <w:rsid w:val="00EA6517"/>
    <w:rsid w:val="00EA6F95"/>
    <w:rsid w:val="00EA70DB"/>
    <w:rsid w:val="00EA746A"/>
    <w:rsid w:val="00EA768E"/>
    <w:rsid w:val="00EA7CA2"/>
    <w:rsid w:val="00EB0559"/>
    <w:rsid w:val="00EB0D47"/>
    <w:rsid w:val="00EB0E19"/>
    <w:rsid w:val="00EB1F64"/>
    <w:rsid w:val="00EB1F6A"/>
    <w:rsid w:val="00EB2581"/>
    <w:rsid w:val="00EB25E0"/>
    <w:rsid w:val="00EB2A00"/>
    <w:rsid w:val="00EB328C"/>
    <w:rsid w:val="00EB32CD"/>
    <w:rsid w:val="00EB455E"/>
    <w:rsid w:val="00EB4A68"/>
    <w:rsid w:val="00EB4A92"/>
    <w:rsid w:val="00EB5296"/>
    <w:rsid w:val="00EB5578"/>
    <w:rsid w:val="00EB6564"/>
    <w:rsid w:val="00EB65A7"/>
    <w:rsid w:val="00EB6712"/>
    <w:rsid w:val="00EB67EA"/>
    <w:rsid w:val="00EB6861"/>
    <w:rsid w:val="00EB6891"/>
    <w:rsid w:val="00EB6A2A"/>
    <w:rsid w:val="00EB6BA9"/>
    <w:rsid w:val="00EB6D10"/>
    <w:rsid w:val="00EB6D7E"/>
    <w:rsid w:val="00EB7859"/>
    <w:rsid w:val="00EB79F8"/>
    <w:rsid w:val="00EB7B19"/>
    <w:rsid w:val="00EC009D"/>
    <w:rsid w:val="00EC091B"/>
    <w:rsid w:val="00EC0935"/>
    <w:rsid w:val="00EC0DE4"/>
    <w:rsid w:val="00EC1B08"/>
    <w:rsid w:val="00EC1E18"/>
    <w:rsid w:val="00EC1EDA"/>
    <w:rsid w:val="00EC20E8"/>
    <w:rsid w:val="00EC235E"/>
    <w:rsid w:val="00EC27E0"/>
    <w:rsid w:val="00EC2877"/>
    <w:rsid w:val="00EC29BF"/>
    <w:rsid w:val="00EC3D13"/>
    <w:rsid w:val="00EC3F80"/>
    <w:rsid w:val="00EC40E5"/>
    <w:rsid w:val="00EC41FC"/>
    <w:rsid w:val="00EC4839"/>
    <w:rsid w:val="00EC5086"/>
    <w:rsid w:val="00EC54AF"/>
    <w:rsid w:val="00EC5BC2"/>
    <w:rsid w:val="00EC5CD7"/>
    <w:rsid w:val="00EC5EFB"/>
    <w:rsid w:val="00EC6171"/>
    <w:rsid w:val="00EC6886"/>
    <w:rsid w:val="00EC6D63"/>
    <w:rsid w:val="00EC789B"/>
    <w:rsid w:val="00EC7CEF"/>
    <w:rsid w:val="00EC7FF8"/>
    <w:rsid w:val="00ED00D9"/>
    <w:rsid w:val="00ED0929"/>
    <w:rsid w:val="00ED09EA"/>
    <w:rsid w:val="00ED11A9"/>
    <w:rsid w:val="00ED1326"/>
    <w:rsid w:val="00ED1352"/>
    <w:rsid w:val="00ED1377"/>
    <w:rsid w:val="00ED1378"/>
    <w:rsid w:val="00ED1B8C"/>
    <w:rsid w:val="00ED1C32"/>
    <w:rsid w:val="00ED1DF9"/>
    <w:rsid w:val="00ED1FEE"/>
    <w:rsid w:val="00ED24AA"/>
    <w:rsid w:val="00ED328F"/>
    <w:rsid w:val="00ED386A"/>
    <w:rsid w:val="00ED47BF"/>
    <w:rsid w:val="00ED47C5"/>
    <w:rsid w:val="00ED4C87"/>
    <w:rsid w:val="00ED4DAA"/>
    <w:rsid w:val="00ED4E08"/>
    <w:rsid w:val="00ED51BD"/>
    <w:rsid w:val="00ED5520"/>
    <w:rsid w:val="00ED58B6"/>
    <w:rsid w:val="00ED5BF1"/>
    <w:rsid w:val="00ED66E9"/>
    <w:rsid w:val="00ED68AC"/>
    <w:rsid w:val="00ED73D3"/>
    <w:rsid w:val="00ED7471"/>
    <w:rsid w:val="00ED7918"/>
    <w:rsid w:val="00EE048E"/>
    <w:rsid w:val="00EE08C4"/>
    <w:rsid w:val="00EE0CBE"/>
    <w:rsid w:val="00EE0F8D"/>
    <w:rsid w:val="00EE1183"/>
    <w:rsid w:val="00EE12BB"/>
    <w:rsid w:val="00EE1327"/>
    <w:rsid w:val="00EE19FB"/>
    <w:rsid w:val="00EE25D9"/>
    <w:rsid w:val="00EE2691"/>
    <w:rsid w:val="00EE2726"/>
    <w:rsid w:val="00EE275A"/>
    <w:rsid w:val="00EE295B"/>
    <w:rsid w:val="00EE2C4E"/>
    <w:rsid w:val="00EE3217"/>
    <w:rsid w:val="00EE3379"/>
    <w:rsid w:val="00EE3C7F"/>
    <w:rsid w:val="00EE4424"/>
    <w:rsid w:val="00EE4847"/>
    <w:rsid w:val="00EE485C"/>
    <w:rsid w:val="00EE4BCB"/>
    <w:rsid w:val="00EE4C40"/>
    <w:rsid w:val="00EE50FD"/>
    <w:rsid w:val="00EE539F"/>
    <w:rsid w:val="00EE5784"/>
    <w:rsid w:val="00EE5868"/>
    <w:rsid w:val="00EE588F"/>
    <w:rsid w:val="00EE602B"/>
    <w:rsid w:val="00EE62DF"/>
    <w:rsid w:val="00EE6337"/>
    <w:rsid w:val="00EE6448"/>
    <w:rsid w:val="00EE6627"/>
    <w:rsid w:val="00EE66B2"/>
    <w:rsid w:val="00EE6998"/>
    <w:rsid w:val="00EE6BA8"/>
    <w:rsid w:val="00EE7923"/>
    <w:rsid w:val="00EE7C2C"/>
    <w:rsid w:val="00EE7E93"/>
    <w:rsid w:val="00EE7F23"/>
    <w:rsid w:val="00EF0354"/>
    <w:rsid w:val="00EF042E"/>
    <w:rsid w:val="00EF04CB"/>
    <w:rsid w:val="00EF089C"/>
    <w:rsid w:val="00EF0DA0"/>
    <w:rsid w:val="00EF1279"/>
    <w:rsid w:val="00EF161E"/>
    <w:rsid w:val="00EF186A"/>
    <w:rsid w:val="00EF1D2A"/>
    <w:rsid w:val="00EF2173"/>
    <w:rsid w:val="00EF27EC"/>
    <w:rsid w:val="00EF29D6"/>
    <w:rsid w:val="00EF2A54"/>
    <w:rsid w:val="00EF2D7B"/>
    <w:rsid w:val="00EF33C2"/>
    <w:rsid w:val="00EF3515"/>
    <w:rsid w:val="00EF39BD"/>
    <w:rsid w:val="00EF3BE8"/>
    <w:rsid w:val="00EF4473"/>
    <w:rsid w:val="00EF4C26"/>
    <w:rsid w:val="00EF4FBD"/>
    <w:rsid w:val="00EF5255"/>
    <w:rsid w:val="00EF5A32"/>
    <w:rsid w:val="00EF6EE2"/>
    <w:rsid w:val="00EF7536"/>
    <w:rsid w:val="00EF75B2"/>
    <w:rsid w:val="00EF78B9"/>
    <w:rsid w:val="00EF7A08"/>
    <w:rsid w:val="00EF7B6A"/>
    <w:rsid w:val="00EF7EBE"/>
    <w:rsid w:val="00F000D8"/>
    <w:rsid w:val="00F00E98"/>
    <w:rsid w:val="00F01016"/>
    <w:rsid w:val="00F01498"/>
    <w:rsid w:val="00F01667"/>
    <w:rsid w:val="00F01812"/>
    <w:rsid w:val="00F01ED1"/>
    <w:rsid w:val="00F0255C"/>
    <w:rsid w:val="00F02814"/>
    <w:rsid w:val="00F029BE"/>
    <w:rsid w:val="00F02B72"/>
    <w:rsid w:val="00F02C1F"/>
    <w:rsid w:val="00F02FFF"/>
    <w:rsid w:val="00F0323B"/>
    <w:rsid w:val="00F0372E"/>
    <w:rsid w:val="00F03841"/>
    <w:rsid w:val="00F03A65"/>
    <w:rsid w:val="00F03AC9"/>
    <w:rsid w:val="00F03B3A"/>
    <w:rsid w:val="00F03C3B"/>
    <w:rsid w:val="00F03F48"/>
    <w:rsid w:val="00F040A3"/>
    <w:rsid w:val="00F04123"/>
    <w:rsid w:val="00F04E7D"/>
    <w:rsid w:val="00F04F42"/>
    <w:rsid w:val="00F057A4"/>
    <w:rsid w:val="00F05DB6"/>
    <w:rsid w:val="00F06549"/>
    <w:rsid w:val="00F0681B"/>
    <w:rsid w:val="00F06BA6"/>
    <w:rsid w:val="00F06CFD"/>
    <w:rsid w:val="00F0755C"/>
    <w:rsid w:val="00F07662"/>
    <w:rsid w:val="00F076F8"/>
    <w:rsid w:val="00F079EB"/>
    <w:rsid w:val="00F101BD"/>
    <w:rsid w:val="00F101F4"/>
    <w:rsid w:val="00F1022F"/>
    <w:rsid w:val="00F105B3"/>
    <w:rsid w:val="00F10B6C"/>
    <w:rsid w:val="00F11365"/>
    <w:rsid w:val="00F11B0A"/>
    <w:rsid w:val="00F12B0D"/>
    <w:rsid w:val="00F12C6C"/>
    <w:rsid w:val="00F13B83"/>
    <w:rsid w:val="00F14466"/>
    <w:rsid w:val="00F144EC"/>
    <w:rsid w:val="00F148DE"/>
    <w:rsid w:val="00F14911"/>
    <w:rsid w:val="00F14BC3"/>
    <w:rsid w:val="00F14EE3"/>
    <w:rsid w:val="00F14EF1"/>
    <w:rsid w:val="00F155B3"/>
    <w:rsid w:val="00F15680"/>
    <w:rsid w:val="00F15A02"/>
    <w:rsid w:val="00F15A4F"/>
    <w:rsid w:val="00F161BB"/>
    <w:rsid w:val="00F1652B"/>
    <w:rsid w:val="00F169F2"/>
    <w:rsid w:val="00F16FFE"/>
    <w:rsid w:val="00F17021"/>
    <w:rsid w:val="00F1729B"/>
    <w:rsid w:val="00F1755A"/>
    <w:rsid w:val="00F179E4"/>
    <w:rsid w:val="00F17BEF"/>
    <w:rsid w:val="00F17E76"/>
    <w:rsid w:val="00F201E3"/>
    <w:rsid w:val="00F203DF"/>
    <w:rsid w:val="00F20523"/>
    <w:rsid w:val="00F208DD"/>
    <w:rsid w:val="00F20ACB"/>
    <w:rsid w:val="00F20C33"/>
    <w:rsid w:val="00F20EF6"/>
    <w:rsid w:val="00F212EB"/>
    <w:rsid w:val="00F21AAD"/>
    <w:rsid w:val="00F21B39"/>
    <w:rsid w:val="00F21F03"/>
    <w:rsid w:val="00F21FA6"/>
    <w:rsid w:val="00F22325"/>
    <w:rsid w:val="00F226F3"/>
    <w:rsid w:val="00F22B9A"/>
    <w:rsid w:val="00F23925"/>
    <w:rsid w:val="00F23BE6"/>
    <w:rsid w:val="00F23F44"/>
    <w:rsid w:val="00F24513"/>
    <w:rsid w:val="00F2481B"/>
    <w:rsid w:val="00F24874"/>
    <w:rsid w:val="00F24E0F"/>
    <w:rsid w:val="00F24E2B"/>
    <w:rsid w:val="00F25069"/>
    <w:rsid w:val="00F250A4"/>
    <w:rsid w:val="00F25192"/>
    <w:rsid w:val="00F256D5"/>
    <w:rsid w:val="00F258C0"/>
    <w:rsid w:val="00F25C52"/>
    <w:rsid w:val="00F25DE7"/>
    <w:rsid w:val="00F25EA9"/>
    <w:rsid w:val="00F26A31"/>
    <w:rsid w:val="00F26A6C"/>
    <w:rsid w:val="00F26E35"/>
    <w:rsid w:val="00F27278"/>
    <w:rsid w:val="00F272C3"/>
    <w:rsid w:val="00F27585"/>
    <w:rsid w:val="00F2780E"/>
    <w:rsid w:val="00F30029"/>
    <w:rsid w:val="00F3049D"/>
    <w:rsid w:val="00F3069E"/>
    <w:rsid w:val="00F30A4C"/>
    <w:rsid w:val="00F30EC1"/>
    <w:rsid w:val="00F3143C"/>
    <w:rsid w:val="00F314DC"/>
    <w:rsid w:val="00F31843"/>
    <w:rsid w:val="00F31B4B"/>
    <w:rsid w:val="00F31B60"/>
    <w:rsid w:val="00F31B75"/>
    <w:rsid w:val="00F32130"/>
    <w:rsid w:val="00F32204"/>
    <w:rsid w:val="00F324DF"/>
    <w:rsid w:val="00F32541"/>
    <w:rsid w:val="00F325E4"/>
    <w:rsid w:val="00F32702"/>
    <w:rsid w:val="00F3286B"/>
    <w:rsid w:val="00F332AF"/>
    <w:rsid w:val="00F33E47"/>
    <w:rsid w:val="00F343A4"/>
    <w:rsid w:val="00F34436"/>
    <w:rsid w:val="00F3453C"/>
    <w:rsid w:val="00F34582"/>
    <w:rsid w:val="00F345D8"/>
    <w:rsid w:val="00F34602"/>
    <w:rsid w:val="00F358AF"/>
    <w:rsid w:val="00F35E38"/>
    <w:rsid w:val="00F36442"/>
    <w:rsid w:val="00F36523"/>
    <w:rsid w:val="00F36881"/>
    <w:rsid w:val="00F37058"/>
    <w:rsid w:val="00F37211"/>
    <w:rsid w:val="00F37F21"/>
    <w:rsid w:val="00F40D17"/>
    <w:rsid w:val="00F40D57"/>
    <w:rsid w:val="00F40F8F"/>
    <w:rsid w:val="00F40FC4"/>
    <w:rsid w:val="00F41063"/>
    <w:rsid w:val="00F41507"/>
    <w:rsid w:val="00F4150D"/>
    <w:rsid w:val="00F41620"/>
    <w:rsid w:val="00F41705"/>
    <w:rsid w:val="00F41A40"/>
    <w:rsid w:val="00F42090"/>
    <w:rsid w:val="00F42540"/>
    <w:rsid w:val="00F42959"/>
    <w:rsid w:val="00F42BA7"/>
    <w:rsid w:val="00F42D7F"/>
    <w:rsid w:val="00F43026"/>
    <w:rsid w:val="00F431F6"/>
    <w:rsid w:val="00F432ED"/>
    <w:rsid w:val="00F435F8"/>
    <w:rsid w:val="00F437EF"/>
    <w:rsid w:val="00F43934"/>
    <w:rsid w:val="00F439AB"/>
    <w:rsid w:val="00F440C5"/>
    <w:rsid w:val="00F440C8"/>
    <w:rsid w:val="00F44236"/>
    <w:rsid w:val="00F44D12"/>
    <w:rsid w:val="00F45FD7"/>
    <w:rsid w:val="00F462ED"/>
    <w:rsid w:val="00F46633"/>
    <w:rsid w:val="00F47B5F"/>
    <w:rsid w:val="00F47F2F"/>
    <w:rsid w:val="00F500A3"/>
    <w:rsid w:val="00F50C19"/>
    <w:rsid w:val="00F50C7D"/>
    <w:rsid w:val="00F5169A"/>
    <w:rsid w:val="00F523D2"/>
    <w:rsid w:val="00F528A1"/>
    <w:rsid w:val="00F52DBC"/>
    <w:rsid w:val="00F53F42"/>
    <w:rsid w:val="00F54702"/>
    <w:rsid w:val="00F5474E"/>
    <w:rsid w:val="00F548A7"/>
    <w:rsid w:val="00F548D5"/>
    <w:rsid w:val="00F549A3"/>
    <w:rsid w:val="00F551BF"/>
    <w:rsid w:val="00F554A2"/>
    <w:rsid w:val="00F5594E"/>
    <w:rsid w:val="00F55AF6"/>
    <w:rsid w:val="00F5609A"/>
    <w:rsid w:val="00F564E9"/>
    <w:rsid w:val="00F576C8"/>
    <w:rsid w:val="00F57779"/>
    <w:rsid w:val="00F57957"/>
    <w:rsid w:val="00F579F4"/>
    <w:rsid w:val="00F57E8E"/>
    <w:rsid w:val="00F60100"/>
    <w:rsid w:val="00F601AA"/>
    <w:rsid w:val="00F602F1"/>
    <w:rsid w:val="00F604CF"/>
    <w:rsid w:val="00F606D3"/>
    <w:rsid w:val="00F606F5"/>
    <w:rsid w:val="00F60965"/>
    <w:rsid w:val="00F60F66"/>
    <w:rsid w:val="00F60FA1"/>
    <w:rsid w:val="00F61F5B"/>
    <w:rsid w:val="00F624CE"/>
    <w:rsid w:val="00F62B53"/>
    <w:rsid w:val="00F63884"/>
    <w:rsid w:val="00F63A21"/>
    <w:rsid w:val="00F63C4E"/>
    <w:rsid w:val="00F63CE9"/>
    <w:rsid w:val="00F63D13"/>
    <w:rsid w:val="00F64066"/>
    <w:rsid w:val="00F647EA"/>
    <w:rsid w:val="00F64A01"/>
    <w:rsid w:val="00F64FC7"/>
    <w:rsid w:val="00F6523D"/>
    <w:rsid w:val="00F65560"/>
    <w:rsid w:val="00F658A1"/>
    <w:rsid w:val="00F6593B"/>
    <w:rsid w:val="00F65A93"/>
    <w:rsid w:val="00F65BA4"/>
    <w:rsid w:val="00F65BEA"/>
    <w:rsid w:val="00F66263"/>
    <w:rsid w:val="00F66BAC"/>
    <w:rsid w:val="00F6719A"/>
    <w:rsid w:val="00F67A69"/>
    <w:rsid w:val="00F67B20"/>
    <w:rsid w:val="00F67CBB"/>
    <w:rsid w:val="00F67FAD"/>
    <w:rsid w:val="00F70109"/>
    <w:rsid w:val="00F70571"/>
    <w:rsid w:val="00F70BCA"/>
    <w:rsid w:val="00F70E26"/>
    <w:rsid w:val="00F70EEB"/>
    <w:rsid w:val="00F718A2"/>
    <w:rsid w:val="00F71FC8"/>
    <w:rsid w:val="00F72146"/>
    <w:rsid w:val="00F72390"/>
    <w:rsid w:val="00F724D8"/>
    <w:rsid w:val="00F72573"/>
    <w:rsid w:val="00F72714"/>
    <w:rsid w:val="00F7290E"/>
    <w:rsid w:val="00F72A6F"/>
    <w:rsid w:val="00F72C51"/>
    <w:rsid w:val="00F72D22"/>
    <w:rsid w:val="00F73F46"/>
    <w:rsid w:val="00F74168"/>
    <w:rsid w:val="00F7434A"/>
    <w:rsid w:val="00F74534"/>
    <w:rsid w:val="00F74B30"/>
    <w:rsid w:val="00F74C74"/>
    <w:rsid w:val="00F7546E"/>
    <w:rsid w:val="00F755C9"/>
    <w:rsid w:val="00F7584E"/>
    <w:rsid w:val="00F7597C"/>
    <w:rsid w:val="00F759B0"/>
    <w:rsid w:val="00F75B1E"/>
    <w:rsid w:val="00F75C3B"/>
    <w:rsid w:val="00F75CD2"/>
    <w:rsid w:val="00F760F9"/>
    <w:rsid w:val="00F762B2"/>
    <w:rsid w:val="00F76E1F"/>
    <w:rsid w:val="00F7714D"/>
    <w:rsid w:val="00F77275"/>
    <w:rsid w:val="00F779E0"/>
    <w:rsid w:val="00F804BA"/>
    <w:rsid w:val="00F807DA"/>
    <w:rsid w:val="00F80874"/>
    <w:rsid w:val="00F80C7B"/>
    <w:rsid w:val="00F8174F"/>
    <w:rsid w:val="00F81EDF"/>
    <w:rsid w:val="00F823DC"/>
    <w:rsid w:val="00F82781"/>
    <w:rsid w:val="00F83011"/>
    <w:rsid w:val="00F83565"/>
    <w:rsid w:val="00F837A1"/>
    <w:rsid w:val="00F837B8"/>
    <w:rsid w:val="00F83D1B"/>
    <w:rsid w:val="00F84019"/>
    <w:rsid w:val="00F843F5"/>
    <w:rsid w:val="00F8488E"/>
    <w:rsid w:val="00F84BAE"/>
    <w:rsid w:val="00F84C4E"/>
    <w:rsid w:val="00F84EED"/>
    <w:rsid w:val="00F858EF"/>
    <w:rsid w:val="00F859DF"/>
    <w:rsid w:val="00F8697D"/>
    <w:rsid w:val="00F8698F"/>
    <w:rsid w:val="00F869F8"/>
    <w:rsid w:val="00F86B47"/>
    <w:rsid w:val="00F8715F"/>
    <w:rsid w:val="00F87372"/>
    <w:rsid w:val="00F905DD"/>
    <w:rsid w:val="00F90C54"/>
    <w:rsid w:val="00F90D67"/>
    <w:rsid w:val="00F912CE"/>
    <w:rsid w:val="00F914B2"/>
    <w:rsid w:val="00F91836"/>
    <w:rsid w:val="00F918BE"/>
    <w:rsid w:val="00F925AF"/>
    <w:rsid w:val="00F936E2"/>
    <w:rsid w:val="00F943AB"/>
    <w:rsid w:val="00F94889"/>
    <w:rsid w:val="00F953C1"/>
    <w:rsid w:val="00F954AA"/>
    <w:rsid w:val="00F95714"/>
    <w:rsid w:val="00F957B0"/>
    <w:rsid w:val="00F957BD"/>
    <w:rsid w:val="00F95A53"/>
    <w:rsid w:val="00F95AEF"/>
    <w:rsid w:val="00F95E2D"/>
    <w:rsid w:val="00F963BA"/>
    <w:rsid w:val="00F96796"/>
    <w:rsid w:val="00F9727E"/>
    <w:rsid w:val="00F97405"/>
    <w:rsid w:val="00F975F1"/>
    <w:rsid w:val="00F97C1A"/>
    <w:rsid w:val="00F97C87"/>
    <w:rsid w:val="00F97DED"/>
    <w:rsid w:val="00FA009D"/>
    <w:rsid w:val="00FA02E0"/>
    <w:rsid w:val="00FA0776"/>
    <w:rsid w:val="00FA0789"/>
    <w:rsid w:val="00FA0B4C"/>
    <w:rsid w:val="00FA0D32"/>
    <w:rsid w:val="00FA0E20"/>
    <w:rsid w:val="00FA1524"/>
    <w:rsid w:val="00FA179F"/>
    <w:rsid w:val="00FA17C5"/>
    <w:rsid w:val="00FA185E"/>
    <w:rsid w:val="00FA197D"/>
    <w:rsid w:val="00FA1AA8"/>
    <w:rsid w:val="00FA1C02"/>
    <w:rsid w:val="00FA2CB1"/>
    <w:rsid w:val="00FA2E7E"/>
    <w:rsid w:val="00FA30FA"/>
    <w:rsid w:val="00FA3137"/>
    <w:rsid w:val="00FA3B31"/>
    <w:rsid w:val="00FA3B9F"/>
    <w:rsid w:val="00FA3EA8"/>
    <w:rsid w:val="00FA4806"/>
    <w:rsid w:val="00FA4851"/>
    <w:rsid w:val="00FA48F6"/>
    <w:rsid w:val="00FA5C4D"/>
    <w:rsid w:val="00FA5E99"/>
    <w:rsid w:val="00FA5F4A"/>
    <w:rsid w:val="00FA667B"/>
    <w:rsid w:val="00FA6E62"/>
    <w:rsid w:val="00FA76A2"/>
    <w:rsid w:val="00FA7855"/>
    <w:rsid w:val="00FB0391"/>
    <w:rsid w:val="00FB03D1"/>
    <w:rsid w:val="00FB05CF"/>
    <w:rsid w:val="00FB05EC"/>
    <w:rsid w:val="00FB08DC"/>
    <w:rsid w:val="00FB0C96"/>
    <w:rsid w:val="00FB135E"/>
    <w:rsid w:val="00FB165E"/>
    <w:rsid w:val="00FB167F"/>
    <w:rsid w:val="00FB1856"/>
    <w:rsid w:val="00FB1919"/>
    <w:rsid w:val="00FB1921"/>
    <w:rsid w:val="00FB1EC7"/>
    <w:rsid w:val="00FB1F9A"/>
    <w:rsid w:val="00FB20D6"/>
    <w:rsid w:val="00FB22E3"/>
    <w:rsid w:val="00FB251E"/>
    <w:rsid w:val="00FB256D"/>
    <w:rsid w:val="00FB2A25"/>
    <w:rsid w:val="00FB2D13"/>
    <w:rsid w:val="00FB2F48"/>
    <w:rsid w:val="00FB3051"/>
    <w:rsid w:val="00FB3437"/>
    <w:rsid w:val="00FB3503"/>
    <w:rsid w:val="00FB3B21"/>
    <w:rsid w:val="00FB3C2F"/>
    <w:rsid w:val="00FB3C6D"/>
    <w:rsid w:val="00FB4076"/>
    <w:rsid w:val="00FB4592"/>
    <w:rsid w:val="00FB47AA"/>
    <w:rsid w:val="00FB4839"/>
    <w:rsid w:val="00FB4BB9"/>
    <w:rsid w:val="00FB52EA"/>
    <w:rsid w:val="00FB5A28"/>
    <w:rsid w:val="00FB609A"/>
    <w:rsid w:val="00FB6306"/>
    <w:rsid w:val="00FB646D"/>
    <w:rsid w:val="00FB67EC"/>
    <w:rsid w:val="00FB6864"/>
    <w:rsid w:val="00FB6CB0"/>
    <w:rsid w:val="00FB6DB7"/>
    <w:rsid w:val="00FB6E43"/>
    <w:rsid w:val="00FB710F"/>
    <w:rsid w:val="00FB728F"/>
    <w:rsid w:val="00FB7725"/>
    <w:rsid w:val="00FB774D"/>
    <w:rsid w:val="00FB7838"/>
    <w:rsid w:val="00FB78C2"/>
    <w:rsid w:val="00FC0849"/>
    <w:rsid w:val="00FC0E81"/>
    <w:rsid w:val="00FC112B"/>
    <w:rsid w:val="00FC152C"/>
    <w:rsid w:val="00FC16EE"/>
    <w:rsid w:val="00FC1A63"/>
    <w:rsid w:val="00FC1B82"/>
    <w:rsid w:val="00FC201F"/>
    <w:rsid w:val="00FC2305"/>
    <w:rsid w:val="00FC257B"/>
    <w:rsid w:val="00FC263F"/>
    <w:rsid w:val="00FC26BE"/>
    <w:rsid w:val="00FC2714"/>
    <w:rsid w:val="00FC2AF8"/>
    <w:rsid w:val="00FC2B04"/>
    <w:rsid w:val="00FC3EA4"/>
    <w:rsid w:val="00FC40A5"/>
    <w:rsid w:val="00FC41D2"/>
    <w:rsid w:val="00FC434C"/>
    <w:rsid w:val="00FC4B12"/>
    <w:rsid w:val="00FC541E"/>
    <w:rsid w:val="00FC5AB9"/>
    <w:rsid w:val="00FC5F5B"/>
    <w:rsid w:val="00FC5FF9"/>
    <w:rsid w:val="00FC6181"/>
    <w:rsid w:val="00FC69B9"/>
    <w:rsid w:val="00FC6DF1"/>
    <w:rsid w:val="00FC6FF8"/>
    <w:rsid w:val="00FC714D"/>
    <w:rsid w:val="00FC76C2"/>
    <w:rsid w:val="00FD0905"/>
    <w:rsid w:val="00FD0BEB"/>
    <w:rsid w:val="00FD0E9A"/>
    <w:rsid w:val="00FD1599"/>
    <w:rsid w:val="00FD18F0"/>
    <w:rsid w:val="00FD1B5E"/>
    <w:rsid w:val="00FD1E7E"/>
    <w:rsid w:val="00FD1E91"/>
    <w:rsid w:val="00FD1F21"/>
    <w:rsid w:val="00FD219A"/>
    <w:rsid w:val="00FD251A"/>
    <w:rsid w:val="00FD25C1"/>
    <w:rsid w:val="00FD2686"/>
    <w:rsid w:val="00FD268F"/>
    <w:rsid w:val="00FD2C34"/>
    <w:rsid w:val="00FD2C43"/>
    <w:rsid w:val="00FD3399"/>
    <w:rsid w:val="00FD3803"/>
    <w:rsid w:val="00FD3BFC"/>
    <w:rsid w:val="00FD3FA6"/>
    <w:rsid w:val="00FD4351"/>
    <w:rsid w:val="00FD4494"/>
    <w:rsid w:val="00FD4657"/>
    <w:rsid w:val="00FD4AB9"/>
    <w:rsid w:val="00FD4CEB"/>
    <w:rsid w:val="00FD4EB2"/>
    <w:rsid w:val="00FD5711"/>
    <w:rsid w:val="00FD5A6C"/>
    <w:rsid w:val="00FD5A8B"/>
    <w:rsid w:val="00FD5BDE"/>
    <w:rsid w:val="00FD5CBC"/>
    <w:rsid w:val="00FD67E1"/>
    <w:rsid w:val="00FD6F2F"/>
    <w:rsid w:val="00FD742B"/>
    <w:rsid w:val="00FD7FBD"/>
    <w:rsid w:val="00FE0835"/>
    <w:rsid w:val="00FE0A32"/>
    <w:rsid w:val="00FE189D"/>
    <w:rsid w:val="00FE1C10"/>
    <w:rsid w:val="00FE1D07"/>
    <w:rsid w:val="00FE1F03"/>
    <w:rsid w:val="00FE1FD6"/>
    <w:rsid w:val="00FE240B"/>
    <w:rsid w:val="00FE2648"/>
    <w:rsid w:val="00FE28E5"/>
    <w:rsid w:val="00FE2970"/>
    <w:rsid w:val="00FE2EEB"/>
    <w:rsid w:val="00FE43EA"/>
    <w:rsid w:val="00FE486F"/>
    <w:rsid w:val="00FE488A"/>
    <w:rsid w:val="00FE4BCF"/>
    <w:rsid w:val="00FE4D95"/>
    <w:rsid w:val="00FE5163"/>
    <w:rsid w:val="00FE53E3"/>
    <w:rsid w:val="00FE58FB"/>
    <w:rsid w:val="00FE5921"/>
    <w:rsid w:val="00FE5D91"/>
    <w:rsid w:val="00FE5F1C"/>
    <w:rsid w:val="00FE5F2A"/>
    <w:rsid w:val="00FE6563"/>
    <w:rsid w:val="00FE665F"/>
    <w:rsid w:val="00FE6A0D"/>
    <w:rsid w:val="00FE6B02"/>
    <w:rsid w:val="00FE7065"/>
    <w:rsid w:val="00FE7112"/>
    <w:rsid w:val="00FE71E8"/>
    <w:rsid w:val="00FE7297"/>
    <w:rsid w:val="00FE73E5"/>
    <w:rsid w:val="00FE799A"/>
    <w:rsid w:val="00FF031D"/>
    <w:rsid w:val="00FF04C9"/>
    <w:rsid w:val="00FF06DC"/>
    <w:rsid w:val="00FF086C"/>
    <w:rsid w:val="00FF0DD8"/>
    <w:rsid w:val="00FF10C0"/>
    <w:rsid w:val="00FF14BA"/>
    <w:rsid w:val="00FF17A0"/>
    <w:rsid w:val="00FF1E05"/>
    <w:rsid w:val="00FF2164"/>
    <w:rsid w:val="00FF284E"/>
    <w:rsid w:val="00FF2B72"/>
    <w:rsid w:val="00FF2C5C"/>
    <w:rsid w:val="00FF2FBB"/>
    <w:rsid w:val="00FF32ED"/>
    <w:rsid w:val="00FF3BEA"/>
    <w:rsid w:val="00FF3C14"/>
    <w:rsid w:val="00FF3FB2"/>
    <w:rsid w:val="00FF435C"/>
    <w:rsid w:val="00FF47C5"/>
    <w:rsid w:val="00FF49B1"/>
    <w:rsid w:val="00FF5432"/>
    <w:rsid w:val="00FF5741"/>
    <w:rsid w:val="00FF590C"/>
    <w:rsid w:val="00FF59BB"/>
    <w:rsid w:val="00FF5A1F"/>
    <w:rsid w:val="00FF5F79"/>
    <w:rsid w:val="00FF65A5"/>
    <w:rsid w:val="00FF65B2"/>
    <w:rsid w:val="00FF6777"/>
    <w:rsid w:val="00FF6E57"/>
    <w:rsid w:val="00FF7109"/>
    <w:rsid w:val="00FF714A"/>
    <w:rsid w:val="00FF72E4"/>
    <w:rsid w:val="00FF799A"/>
    <w:rsid w:val="00FF7A55"/>
    <w:rsid w:val="00FF7E04"/>
    <w:rsid w:val="00FF7F8F"/>
    <w:rsid w:val="00FF7FC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v:textbox inset="5.85pt,.7pt,5.85pt,.7pt"/>
    </o:shapedefaults>
    <o:shapelayout v:ext="edit">
      <o:idmap v:ext="edit" data="1"/>
    </o:shapelayout>
  </w:shapeDefaults>
  <w:decimalSymbol w:val="."/>
  <w:listSeparator w:val=","/>
  <w14:docId w14:val="4A6C81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entury" w:eastAsia="ＭＳ 明朝" w:hAnsi="Century" w:cs="Times New Roman"/>
        <w:lang w:val="en-US" w:eastAsia="ja-JP"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A8519F"/>
    <w:pPr>
      <w:widowControl w:val="0"/>
      <w:jc w:val="both"/>
    </w:pPr>
    <w:rPr>
      <w:rFonts w:ascii="Palatino Linotype" w:eastAsia="ＭＳ Ｐ明朝" w:hAnsi="Palatino Linotype"/>
      <w:kern w:val="2"/>
      <w:szCs w:val="24"/>
    </w:rPr>
  </w:style>
  <w:style w:type="paragraph" w:styleId="1">
    <w:name w:val="heading 1"/>
    <w:aliases w:val="ページタイトル"/>
    <w:next w:val="a0"/>
    <w:qFormat/>
    <w:rsid w:val="00DB58B6"/>
    <w:pPr>
      <w:keepNext/>
      <w:pageBreakBefore/>
      <w:pBdr>
        <w:bottom w:val="single" w:sz="12" w:space="1" w:color="auto"/>
      </w:pBdr>
      <w:spacing w:afterLines="50"/>
      <w:outlineLvl w:val="0"/>
    </w:pPr>
    <w:rPr>
      <w:rFonts w:ascii="Arial" w:eastAsia="ＭＳ ゴシック" w:hAnsi="Arial"/>
      <w:b/>
      <w:kern w:val="2"/>
      <w:sz w:val="28"/>
      <w:szCs w:val="24"/>
    </w:rPr>
  </w:style>
  <w:style w:type="paragraph" w:styleId="2">
    <w:name w:val="heading 2"/>
    <w:next w:val="a0"/>
    <w:link w:val="20"/>
    <w:qFormat/>
    <w:rsid w:val="00776F5D"/>
    <w:pPr>
      <w:keepNext/>
      <w:pageBreakBefore/>
      <w:numPr>
        <w:ilvl w:val="1"/>
        <w:numId w:val="1"/>
      </w:numPr>
      <w:pBdr>
        <w:bottom w:val="single" w:sz="4" w:space="1" w:color="000000"/>
      </w:pBdr>
      <w:snapToGrid w:val="0"/>
      <w:spacing w:afterLines="50" w:line="209" w:lineRule="auto"/>
      <w:outlineLvl w:val="1"/>
    </w:pPr>
    <w:rPr>
      <w:rFonts w:ascii="メイリオ" w:eastAsia="メイリオ" w:hAnsi="メイリオ" w:cs="Arial"/>
      <w:b/>
      <w:kern w:val="2"/>
      <w:sz w:val="28"/>
      <w:szCs w:val="28"/>
    </w:rPr>
  </w:style>
  <w:style w:type="paragraph" w:styleId="3">
    <w:name w:val="heading 3"/>
    <w:basedOn w:val="a0"/>
    <w:next w:val="a0"/>
    <w:link w:val="30"/>
    <w:qFormat/>
    <w:rsid w:val="00B4678B"/>
    <w:pPr>
      <w:keepNext/>
      <w:numPr>
        <w:numId w:val="5"/>
      </w:numPr>
      <w:snapToGrid w:val="0"/>
      <w:spacing w:afterLines="50" w:line="209" w:lineRule="auto"/>
      <w:outlineLvl w:val="2"/>
    </w:pPr>
    <w:rPr>
      <w:rFonts w:ascii="メイリオ" w:eastAsia="メイリオ" w:hAnsi="メイリオ" w:cs="Arial"/>
      <w:b/>
      <w:sz w:val="24"/>
    </w:rPr>
  </w:style>
  <w:style w:type="paragraph" w:styleId="4">
    <w:name w:val="heading 4"/>
    <w:basedOn w:val="a0"/>
    <w:next w:val="a0"/>
    <w:qFormat/>
    <w:rsid w:val="00DB58B6"/>
    <w:pPr>
      <w:keepNext/>
      <w:outlineLvl w:val="3"/>
    </w:pPr>
    <w:rPr>
      <w:rFonts w:ascii="Verdana" w:hAnsi="Verdana"/>
      <w:b/>
      <w:color w:val="FFFFFF"/>
      <w:sz w:val="1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a4">
    <w:name w:val="カバータイトル"/>
    <w:rsid w:val="00DB58B6"/>
    <w:pPr>
      <w:pBdr>
        <w:bottom w:val="single" w:sz="4" w:space="1" w:color="auto"/>
      </w:pBdr>
      <w:jc w:val="center"/>
    </w:pPr>
    <w:rPr>
      <w:rFonts w:ascii="Trebuchet MS" w:eastAsia="HGP創英角ｺﾞｼｯｸUB" w:hAnsi="Trebuchet MS"/>
      <w:kern w:val="2"/>
      <w:sz w:val="36"/>
      <w:szCs w:val="24"/>
    </w:rPr>
  </w:style>
  <w:style w:type="paragraph" w:customStyle="1" w:styleId="a5">
    <w:name w:val="カバーサブタイトル"/>
    <w:rsid w:val="00DB58B6"/>
    <w:pPr>
      <w:jc w:val="center"/>
    </w:pPr>
    <w:rPr>
      <w:rFonts w:ascii="Trebuchet MS" w:eastAsia="HGP創英角ｺﾞｼｯｸUB" w:hAnsi="Trebuchet MS"/>
      <w:kern w:val="2"/>
      <w:sz w:val="28"/>
      <w:szCs w:val="24"/>
    </w:rPr>
  </w:style>
  <w:style w:type="paragraph" w:customStyle="1" w:styleId="10">
    <w:name w:val="本文見出し1"/>
    <w:rsid w:val="00DB58B6"/>
    <w:pPr>
      <w:spacing w:afterLines="50"/>
      <w:jc w:val="right"/>
    </w:pPr>
    <w:rPr>
      <w:rFonts w:ascii="Palatino Linotype" w:eastAsia="HGP創英ﾌﾟﾚｾﾞﾝｽEB" w:hAnsi="Palatino Linotype"/>
      <w:kern w:val="2"/>
      <w:sz w:val="40"/>
      <w:szCs w:val="24"/>
    </w:rPr>
  </w:style>
  <w:style w:type="paragraph" w:customStyle="1" w:styleId="a6">
    <w:name w:val="注意"/>
    <w:basedOn w:val="a0"/>
    <w:rsid w:val="00DB58B6"/>
    <w:rPr>
      <w:rFonts w:ascii="Arial" w:hAnsi="Arial"/>
      <w:sz w:val="16"/>
    </w:rPr>
  </w:style>
  <w:style w:type="paragraph" w:customStyle="1" w:styleId="a7">
    <w:name w:val="スタイルメモタイトル"/>
    <w:basedOn w:val="a0"/>
    <w:rsid w:val="00DB58B6"/>
    <w:rPr>
      <w:rFonts w:ascii="Verdana" w:eastAsia="ＭＳ Ｐゴシック" w:hAnsi="Verdana"/>
      <w:b/>
      <w:color w:val="FFFFFF"/>
      <w:sz w:val="18"/>
    </w:rPr>
  </w:style>
  <w:style w:type="paragraph" w:customStyle="1" w:styleId="a8">
    <w:name w:val="表"/>
    <w:rsid w:val="00DB58B6"/>
    <w:pPr>
      <w:framePr w:hSpace="142" w:wrap="around" w:vAnchor="text" w:hAnchor="margin" w:xAlign="right" w:y="146"/>
    </w:pPr>
    <w:rPr>
      <w:rFonts w:ascii="Trebuchet MS" w:eastAsia="ＭＳ ゴシック" w:hAnsi="Trebuchet MS"/>
      <w:kern w:val="2"/>
      <w:sz w:val="16"/>
      <w:szCs w:val="24"/>
    </w:rPr>
  </w:style>
  <w:style w:type="character" w:styleId="a9">
    <w:name w:val="annotation reference"/>
    <w:basedOn w:val="a1"/>
    <w:semiHidden/>
    <w:rsid w:val="00DB58B6"/>
    <w:rPr>
      <w:sz w:val="18"/>
      <w:szCs w:val="18"/>
    </w:rPr>
  </w:style>
  <w:style w:type="paragraph" w:customStyle="1" w:styleId="aa">
    <w:name w:val="コード"/>
    <w:autoRedefine/>
    <w:rsid w:val="00472BA2"/>
    <w:pPr>
      <w:shd w:val="clear" w:color="auto" w:fill="E0E0E0"/>
      <w:snapToGrid w:val="0"/>
    </w:pPr>
    <w:rPr>
      <w:rFonts w:ascii="メイリオ" w:eastAsia="メイリオ" w:hAnsi="メイリオ" w:cs="Tahoma"/>
      <w:b/>
      <w:noProof/>
    </w:rPr>
  </w:style>
  <w:style w:type="paragraph" w:styleId="11">
    <w:name w:val="toc 1"/>
    <w:basedOn w:val="a0"/>
    <w:next w:val="a0"/>
    <w:autoRedefine/>
    <w:uiPriority w:val="39"/>
    <w:rsid w:val="002B6E5E"/>
    <w:pPr>
      <w:tabs>
        <w:tab w:val="left" w:pos="1050"/>
        <w:tab w:val="right" w:leader="dot" w:pos="9628"/>
      </w:tabs>
    </w:pPr>
    <w:rPr>
      <w:rFonts w:ascii="メイリオ" w:eastAsia="メイリオ" w:hAnsi="メイリオ" w:cs="Arial"/>
      <w:noProof/>
    </w:rPr>
  </w:style>
  <w:style w:type="paragraph" w:styleId="21">
    <w:name w:val="toc 2"/>
    <w:basedOn w:val="a0"/>
    <w:next w:val="a0"/>
    <w:autoRedefine/>
    <w:uiPriority w:val="39"/>
    <w:rsid w:val="0032544E"/>
    <w:pPr>
      <w:snapToGrid w:val="0"/>
      <w:spacing w:line="187" w:lineRule="auto"/>
      <w:ind w:leftChars="100" w:left="100"/>
    </w:pPr>
    <w:rPr>
      <w:rFonts w:ascii="メイリオ" w:eastAsia="メイリオ"/>
    </w:rPr>
  </w:style>
  <w:style w:type="character" w:styleId="ab">
    <w:name w:val="Hyperlink"/>
    <w:basedOn w:val="a1"/>
    <w:uiPriority w:val="99"/>
    <w:rsid w:val="00DB58B6"/>
    <w:rPr>
      <w:color w:val="0000FF"/>
      <w:u w:val="single"/>
    </w:rPr>
  </w:style>
  <w:style w:type="paragraph" w:customStyle="1" w:styleId="ac">
    <w:name w:val="説明見出し"/>
    <w:rsid w:val="00DB58B6"/>
    <w:pPr>
      <w:pBdr>
        <w:top w:val="single" w:sz="4" w:space="1" w:color="auto"/>
      </w:pBdr>
      <w:spacing w:beforeLines="50"/>
    </w:pPr>
    <w:rPr>
      <w:rFonts w:ascii="Trebuchet MS" w:eastAsia="ＭＳ Ｐゴシック" w:hAnsi="Trebuchet MS"/>
      <w:b/>
      <w:kern w:val="2"/>
      <w:sz w:val="24"/>
      <w:szCs w:val="24"/>
    </w:rPr>
  </w:style>
  <w:style w:type="paragraph" w:styleId="31">
    <w:name w:val="toc 3"/>
    <w:basedOn w:val="a0"/>
    <w:next w:val="a0"/>
    <w:autoRedefine/>
    <w:semiHidden/>
    <w:rsid w:val="00DB58B6"/>
    <w:pPr>
      <w:ind w:leftChars="200" w:left="400"/>
    </w:pPr>
  </w:style>
  <w:style w:type="paragraph" w:customStyle="1" w:styleId="105">
    <w:name w:val="スタイル 見出し 1ページタイトル + 段落後 :  0.5 行"/>
    <w:basedOn w:val="1"/>
    <w:rsid w:val="00DB58B6"/>
    <w:pPr>
      <w:numPr>
        <w:numId w:val="2"/>
      </w:numPr>
    </w:pPr>
    <w:rPr>
      <w:rFonts w:cs="ＭＳ 明朝"/>
      <w:bCs/>
      <w:szCs w:val="20"/>
    </w:rPr>
  </w:style>
  <w:style w:type="paragraph" w:customStyle="1" w:styleId="ad">
    <w:name w:val="ヘッダースタイル"/>
    <w:basedOn w:val="a0"/>
    <w:rsid w:val="00DB58B6"/>
    <w:pPr>
      <w:jc w:val="right"/>
    </w:pPr>
    <w:rPr>
      <w:rFonts w:ascii="Trebuchet MS" w:hAnsi="Trebuchet MS"/>
      <w:sz w:val="18"/>
    </w:rPr>
  </w:style>
  <w:style w:type="paragraph" w:styleId="ae">
    <w:name w:val="header"/>
    <w:basedOn w:val="a0"/>
    <w:rsid w:val="00DB58B6"/>
    <w:pPr>
      <w:tabs>
        <w:tab w:val="center" w:pos="4252"/>
        <w:tab w:val="right" w:pos="8504"/>
      </w:tabs>
      <w:snapToGrid w:val="0"/>
    </w:pPr>
    <w:rPr>
      <w:rFonts w:eastAsia="Century Gothic"/>
    </w:rPr>
  </w:style>
  <w:style w:type="paragraph" w:styleId="af">
    <w:name w:val="footer"/>
    <w:basedOn w:val="a0"/>
    <w:link w:val="af0"/>
    <w:uiPriority w:val="99"/>
    <w:rsid w:val="00DB58B6"/>
    <w:pPr>
      <w:tabs>
        <w:tab w:val="center" w:pos="4252"/>
        <w:tab w:val="right" w:pos="8504"/>
      </w:tabs>
      <w:snapToGrid w:val="0"/>
    </w:pPr>
  </w:style>
  <w:style w:type="character" w:styleId="af1">
    <w:name w:val="page number"/>
    <w:basedOn w:val="a1"/>
    <w:rsid w:val="00DB58B6"/>
    <w:rPr>
      <w:rFonts w:ascii="Franklin Gothic Medium" w:hAnsi="Franklin Gothic Medium"/>
      <w:sz w:val="18"/>
    </w:rPr>
  </w:style>
  <w:style w:type="paragraph" w:customStyle="1" w:styleId="af2">
    <w:name w:val="本文(中見出し)"/>
    <w:basedOn w:val="a0"/>
    <w:link w:val="af3"/>
    <w:rsid w:val="00B4678B"/>
    <w:pPr>
      <w:snapToGrid w:val="0"/>
      <w:spacing w:afterLines="50" w:line="209" w:lineRule="auto"/>
      <w:ind w:leftChars="425" w:left="850"/>
    </w:pPr>
    <w:rPr>
      <w:rFonts w:ascii="メイリオ" w:eastAsia="メイリオ" w:hAnsi="メイリオ" w:cs="Arial"/>
    </w:rPr>
  </w:style>
  <w:style w:type="paragraph" w:customStyle="1" w:styleId="af4">
    <w:name w:val="用語見出し"/>
    <w:basedOn w:val="ac"/>
    <w:rsid w:val="00DB58B6"/>
    <w:pPr>
      <w:pBdr>
        <w:top w:val="none" w:sz="0" w:space="0" w:color="auto"/>
      </w:pBdr>
    </w:pPr>
  </w:style>
  <w:style w:type="paragraph" w:customStyle="1" w:styleId="af5">
    <w:name w:val="章見出し文"/>
    <w:basedOn w:val="a0"/>
    <w:rsid w:val="00DB58B6"/>
  </w:style>
  <w:style w:type="paragraph" w:customStyle="1" w:styleId="af6">
    <w:name w:val="メモ本文"/>
    <w:rsid w:val="00DB58B6"/>
    <w:rPr>
      <w:rFonts w:ascii="Trebuchet MS" w:eastAsia="ＭＳ Ｐゴシック" w:hAnsi="Trebuchet MS"/>
      <w:kern w:val="2"/>
      <w:sz w:val="16"/>
      <w:szCs w:val="24"/>
    </w:rPr>
  </w:style>
  <w:style w:type="paragraph" w:customStyle="1" w:styleId="10505">
    <w:name w:val="スタイル スタイル 見出し 1ページタイトル + 段落後 :  0.5 行 + 段落後 :  0.5 行"/>
    <w:basedOn w:val="105"/>
    <w:rsid w:val="00DB58B6"/>
    <w:pPr>
      <w:pBdr>
        <w:bottom w:val="single" w:sz="4" w:space="1" w:color="auto"/>
      </w:pBdr>
      <w:spacing w:after="180"/>
    </w:pPr>
    <w:rPr>
      <w:b w:val="0"/>
      <w:sz w:val="32"/>
    </w:rPr>
  </w:style>
  <w:style w:type="paragraph" w:styleId="af7">
    <w:name w:val="annotation text"/>
    <w:basedOn w:val="a0"/>
    <w:link w:val="af8"/>
    <w:semiHidden/>
    <w:rsid w:val="00DB58B6"/>
    <w:pPr>
      <w:jc w:val="left"/>
    </w:pPr>
  </w:style>
  <w:style w:type="paragraph" w:styleId="af9">
    <w:name w:val="Balloon Text"/>
    <w:basedOn w:val="a0"/>
    <w:semiHidden/>
    <w:rsid w:val="00DB58B6"/>
    <w:rPr>
      <w:rFonts w:ascii="Arial" w:eastAsia="ＭＳ ゴシック" w:hAnsi="Arial"/>
      <w:sz w:val="18"/>
      <w:szCs w:val="18"/>
    </w:rPr>
  </w:style>
  <w:style w:type="paragraph" w:styleId="afa">
    <w:name w:val="Document Map"/>
    <w:basedOn w:val="a0"/>
    <w:semiHidden/>
    <w:rsid w:val="00DB58B6"/>
    <w:pPr>
      <w:shd w:val="clear" w:color="auto" w:fill="000080"/>
    </w:pPr>
    <w:rPr>
      <w:rFonts w:ascii="Arial" w:eastAsia="ＭＳ ゴシック" w:hAnsi="Arial"/>
    </w:rPr>
  </w:style>
  <w:style w:type="table" w:styleId="afb">
    <w:name w:val="Table Grid"/>
    <w:basedOn w:val="a2"/>
    <w:rsid w:val="00C374CB"/>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30">
    <w:name w:val="見出し 3 (文字)"/>
    <w:basedOn w:val="a1"/>
    <w:link w:val="3"/>
    <w:rsid w:val="00B4678B"/>
    <w:rPr>
      <w:rFonts w:ascii="メイリオ" w:eastAsia="メイリオ" w:hAnsi="メイリオ" w:cs="Arial"/>
      <w:b/>
      <w:kern w:val="2"/>
      <w:sz w:val="24"/>
      <w:szCs w:val="24"/>
    </w:rPr>
  </w:style>
  <w:style w:type="character" w:customStyle="1" w:styleId="20">
    <w:name w:val="見出し 2 (文字)"/>
    <w:basedOn w:val="a1"/>
    <w:link w:val="2"/>
    <w:rsid w:val="00776F5D"/>
    <w:rPr>
      <w:rFonts w:ascii="メイリオ" w:eastAsia="メイリオ" w:hAnsi="メイリオ" w:cs="Arial"/>
      <w:b/>
      <w:kern w:val="2"/>
      <w:sz w:val="28"/>
      <w:szCs w:val="28"/>
    </w:rPr>
  </w:style>
  <w:style w:type="paragraph" w:styleId="afc">
    <w:name w:val="Revision"/>
    <w:hidden/>
    <w:uiPriority w:val="99"/>
    <w:semiHidden/>
    <w:rsid w:val="00D871E4"/>
    <w:rPr>
      <w:rFonts w:ascii="Palatino Linotype" w:eastAsia="ＭＳ Ｐ明朝" w:hAnsi="Palatino Linotype"/>
      <w:kern w:val="2"/>
      <w:szCs w:val="24"/>
    </w:rPr>
  </w:style>
  <w:style w:type="character" w:customStyle="1" w:styleId="af0">
    <w:name w:val="フッター (文字)"/>
    <w:basedOn w:val="a1"/>
    <w:link w:val="af"/>
    <w:uiPriority w:val="99"/>
    <w:rsid w:val="00D871E4"/>
    <w:rPr>
      <w:rFonts w:ascii="Palatino Linotype" w:eastAsia="ＭＳ Ｐ明朝" w:hAnsi="Palatino Linotype"/>
      <w:kern w:val="2"/>
      <w:szCs w:val="24"/>
    </w:rPr>
  </w:style>
  <w:style w:type="paragraph" w:styleId="afd">
    <w:name w:val="Body Text"/>
    <w:basedOn w:val="a0"/>
    <w:link w:val="afe"/>
    <w:rsid w:val="009C445C"/>
    <w:pPr>
      <w:spacing w:afterLines="50" w:line="260" w:lineRule="exact"/>
      <w:ind w:left="1418"/>
    </w:pPr>
    <w:rPr>
      <w:rFonts w:ascii="Arial" w:eastAsia="ＭＳ ゴシック" w:hAnsi="Arial"/>
      <w:spacing w:val="-2"/>
      <w:sz w:val="18"/>
      <w:szCs w:val="20"/>
    </w:rPr>
  </w:style>
  <w:style w:type="character" w:customStyle="1" w:styleId="afe">
    <w:name w:val="本文 (文字)"/>
    <w:basedOn w:val="a1"/>
    <w:link w:val="afd"/>
    <w:rsid w:val="009C445C"/>
    <w:rPr>
      <w:rFonts w:ascii="Arial" w:eastAsia="ＭＳ ゴシック" w:hAnsi="Arial"/>
      <w:spacing w:val="-2"/>
      <w:kern w:val="2"/>
      <w:sz w:val="18"/>
    </w:rPr>
  </w:style>
  <w:style w:type="paragraph" w:styleId="aff">
    <w:name w:val="List Paragraph"/>
    <w:basedOn w:val="a0"/>
    <w:uiPriority w:val="34"/>
    <w:qFormat/>
    <w:rsid w:val="00831306"/>
    <w:pPr>
      <w:ind w:leftChars="400" w:left="840"/>
    </w:pPr>
  </w:style>
  <w:style w:type="paragraph" w:customStyle="1" w:styleId="aff0">
    <w:name w:val="手順画面"/>
    <w:basedOn w:val="af2"/>
    <w:link w:val="aff1"/>
    <w:qFormat/>
    <w:rsid w:val="00AD6CDC"/>
    <w:pPr>
      <w:spacing w:after="180"/>
      <w:ind w:leftChars="0" w:left="1276"/>
    </w:pPr>
  </w:style>
  <w:style w:type="paragraph" w:customStyle="1" w:styleId="a">
    <w:name w:val="手順"/>
    <w:basedOn w:val="af2"/>
    <w:link w:val="aff2"/>
    <w:qFormat/>
    <w:rsid w:val="00442DA5"/>
    <w:pPr>
      <w:numPr>
        <w:numId w:val="3"/>
      </w:numPr>
      <w:spacing w:after="180"/>
      <w:ind w:leftChars="0" w:left="0"/>
    </w:pPr>
  </w:style>
  <w:style w:type="character" w:customStyle="1" w:styleId="af3">
    <w:name w:val="本文(中見出し) (文字)"/>
    <w:basedOn w:val="a1"/>
    <w:link w:val="af2"/>
    <w:rsid w:val="00B4678B"/>
    <w:rPr>
      <w:rFonts w:ascii="メイリオ" w:eastAsia="メイリオ" w:hAnsi="メイリオ" w:cs="Arial"/>
      <w:kern w:val="2"/>
      <w:szCs w:val="24"/>
    </w:rPr>
  </w:style>
  <w:style w:type="character" w:customStyle="1" w:styleId="aff1">
    <w:name w:val="手順画面 (文字)"/>
    <w:basedOn w:val="af3"/>
    <w:link w:val="aff0"/>
    <w:rsid w:val="00AD6CDC"/>
    <w:rPr>
      <w:rFonts w:ascii="メイリオ" w:eastAsia="メイリオ" w:hAnsi="メイリオ" w:cs="Arial"/>
      <w:kern w:val="2"/>
      <w:szCs w:val="24"/>
    </w:rPr>
  </w:style>
  <w:style w:type="paragraph" w:customStyle="1" w:styleId="32">
    <w:name w:val="本文_見出し3レベル"/>
    <w:basedOn w:val="af2"/>
    <w:link w:val="33"/>
    <w:qFormat/>
    <w:rsid w:val="00AA4891"/>
  </w:style>
  <w:style w:type="character" w:customStyle="1" w:styleId="aff2">
    <w:name w:val="手順 (文字)"/>
    <w:basedOn w:val="af3"/>
    <w:link w:val="a"/>
    <w:rsid w:val="00442DA5"/>
    <w:rPr>
      <w:rFonts w:ascii="メイリオ" w:eastAsia="メイリオ" w:hAnsi="メイリオ" w:cs="Arial"/>
      <w:kern w:val="2"/>
      <w:szCs w:val="24"/>
    </w:rPr>
  </w:style>
  <w:style w:type="character" w:customStyle="1" w:styleId="33">
    <w:name w:val="本文_見出し3レベル (文字)"/>
    <w:basedOn w:val="af3"/>
    <w:link w:val="32"/>
    <w:rsid w:val="00AA4891"/>
    <w:rPr>
      <w:rFonts w:ascii="メイリオ" w:eastAsia="メイリオ" w:hAnsi="メイリオ" w:cs="Arial"/>
      <w:kern w:val="2"/>
      <w:szCs w:val="24"/>
    </w:rPr>
  </w:style>
  <w:style w:type="paragraph" w:customStyle="1" w:styleId="305">
    <w:name w:val="スタイル 本文_見出し3レベル + 段落後 :  0.5 行"/>
    <w:basedOn w:val="32"/>
    <w:link w:val="3050"/>
    <w:qFormat/>
    <w:rsid w:val="0026142B"/>
    <w:pPr>
      <w:spacing w:after="180"/>
    </w:pPr>
    <w:rPr>
      <w:rFonts w:cs="ＭＳ 明朝"/>
      <w:szCs w:val="20"/>
    </w:rPr>
  </w:style>
  <w:style w:type="paragraph" w:customStyle="1" w:styleId="205">
    <w:name w:val="スタイル 見出し 2 + 段落後 :  0.5 行"/>
    <w:basedOn w:val="2"/>
    <w:rsid w:val="0026142B"/>
    <w:pPr>
      <w:spacing w:after="180"/>
    </w:pPr>
    <w:rPr>
      <w:rFonts w:cs="ＭＳ 明朝"/>
      <w:bCs/>
      <w:szCs w:val="20"/>
    </w:rPr>
  </w:style>
  <w:style w:type="paragraph" w:customStyle="1" w:styleId="3051">
    <w:name w:val="スタイル 見出し 3 + 段落後 :  0.5 行"/>
    <w:basedOn w:val="3"/>
    <w:rsid w:val="004D2A06"/>
    <w:pPr>
      <w:snapToGrid/>
      <w:spacing w:beforeLines="50" w:afterLines="0" w:line="240" w:lineRule="auto"/>
    </w:pPr>
    <w:rPr>
      <w:rFonts w:cs="ＭＳ 明朝"/>
      <w:bCs/>
      <w:szCs w:val="20"/>
    </w:rPr>
  </w:style>
  <w:style w:type="paragraph" w:customStyle="1" w:styleId="06mm9pt">
    <w:name w:val="スタイル スタイルメモタイトル + メイリオ 自動 左揃え 左 :  0.6 mm 段落後 :  9 pt 行間 :  倍..."/>
    <w:basedOn w:val="a7"/>
    <w:rsid w:val="0026142B"/>
    <w:pPr>
      <w:spacing w:after="180" w:line="209" w:lineRule="auto"/>
      <w:ind w:left="34"/>
      <w:jc w:val="left"/>
    </w:pPr>
    <w:rPr>
      <w:rFonts w:ascii="メイリオ" w:eastAsia="メイリオ" w:hAnsi="メイリオ" w:cs="ＭＳ 明朝"/>
      <w:bCs/>
      <w:color w:val="auto"/>
      <w:szCs w:val="20"/>
    </w:rPr>
  </w:style>
  <w:style w:type="paragraph" w:styleId="aff3">
    <w:name w:val="annotation subject"/>
    <w:basedOn w:val="af7"/>
    <w:next w:val="af7"/>
    <w:link w:val="aff4"/>
    <w:rsid w:val="008E2184"/>
    <w:rPr>
      <w:b/>
      <w:bCs/>
    </w:rPr>
  </w:style>
  <w:style w:type="character" w:customStyle="1" w:styleId="af8">
    <w:name w:val="コメント文字列 (文字)"/>
    <w:basedOn w:val="a1"/>
    <w:link w:val="af7"/>
    <w:semiHidden/>
    <w:rsid w:val="008E2184"/>
    <w:rPr>
      <w:rFonts w:ascii="Palatino Linotype" w:eastAsia="ＭＳ Ｐ明朝" w:hAnsi="Palatino Linotype"/>
      <w:kern w:val="2"/>
      <w:szCs w:val="24"/>
    </w:rPr>
  </w:style>
  <w:style w:type="character" w:customStyle="1" w:styleId="aff4">
    <w:name w:val="コメント内容 (文字)"/>
    <w:basedOn w:val="af8"/>
    <w:link w:val="aff3"/>
    <w:rsid w:val="008E2184"/>
    <w:rPr>
      <w:rFonts w:ascii="Palatino Linotype" w:eastAsia="ＭＳ Ｐ明朝" w:hAnsi="Palatino Linotype"/>
      <w:kern w:val="2"/>
      <w:szCs w:val="24"/>
    </w:rPr>
  </w:style>
  <w:style w:type="paragraph" w:customStyle="1" w:styleId="12">
    <w:name w:val="手順画面の段落後 1行あき"/>
    <w:basedOn w:val="aff0"/>
    <w:link w:val="13"/>
    <w:qFormat/>
    <w:rsid w:val="00D8607D"/>
    <w:pPr>
      <w:spacing w:afterLines="100"/>
    </w:pPr>
  </w:style>
  <w:style w:type="character" w:customStyle="1" w:styleId="13">
    <w:name w:val="手順画面の段落後 1行あき (文字)"/>
    <w:basedOn w:val="aff1"/>
    <w:link w:val="12"/>
    <w:rsid w:val="00D8607D"/>
    <w:rPr>
      <w:rFonts w:ascii="メイリオ" w:eastAsia="メイリオ" w:hAnsi="メイリオ" w:cs="Arial"/>
      <w:kern w:val="2"/>
      <w:szCs w:val="24"/>
    </w:rPr>
  </w:style>
  <w:style w:type="paragraph" w:customStyle="1" w:styleId="14">
    <w:name w:val="段落後 1行空ける"/>
    <w:basedOn w:val="305"/>
    <w:rsid w:val="00706EDD"/>
    <w:pPr>
      <w:spacing w:afterLines="100"/>
    </w:pPr>
  </w:style>
  <w:style w:type="character" w:customStyle="1" w:styleId="3050">
    <w:name w:val="スタイル 本文_見出し3レベル + 段落後 :  0.5 行 (文字)"/>
    <w:basedOn w:val="33"/>
    <w:link w:val="305"/>
    <w:rsid w:val="0062435A"/>
    <w:rPr>
      <w:rFonts w:ascii="メイリオ" w:eastAsia="メイリオ" w:hAnsi="メイリオ" w:cs="ＭＳ 明朝"/>
      <w:kern w:val="2"/>
      <w:szCs w:val="24"/>
    </w:rPr>
  </w:style>
  <w:style w:type="paragraph" w:customStyle="1" w:styleId="03">
    <w:name w:val="箇条書き_インデントあり、0.3行"/>
    <w:basedOn w:val="305"/>
    <w:link w:val="030"/>
    <w:qFormat/>
    <w:rsid w:val="0062435A"/>
    <w:pPr>
      <w:numPr>
        <w:numId w:val="6"/>
      </w:numPr>
      <w:spacing w:afterLines="30"/>
      <w:ind w:leftChars="0" w:left="1701"/>
    </w:pPr>
  </w:style>
  <w:style w:type="character" w:customStyle="1" w:styleId="030">
    <w:name w:val="箇条書き_インデントあり、0.3行 (文字)"/>
    <w:basedOn w:val="3050"/>
    <w:link w:val="03"/>
    <w:rsid w:val="0062435A"/>
    <w:rPr>
      <w:rFonts w:ascii="メイリオ" w:eastAsia="メイリオ" w:hAnsi="メイリオ" w:cs="ＭＳ 明朝"/>
      <w:kern w:val="2"/>
      <w:szCs w:val="24"/>
    </w:rPr>
  </w:style>
  <w:style w:type="paragraph" w:customStyle="1" w:styleId="22">
    <w:name w:val="本文_見出し2レベル"/>
    <w:basedOn w:val="a0"/>
    <w:link w:val="23"/>
    <w:qFormat/>
    <w:rsid w:val="00744DEA"/>
    <w:pPr>
      <w:snapToGrid w:val="0"/>
      <w:spacing w:afterLines="50" w:line="209" w:lineRule="auto"/>
    </w:pPr>
    <w:rPr>
      <w:rFonts w:ascii="メイリオ" w:eastAsia="メイリオ" w:hAnsi="メイリオ" w:cs="Arial"/>
    </w:rPr>
  </w:style>
  <w:style w:type="character" w:customStyle="1" w:styleId="23">
    <w:name w:val="本文_見出し2レベル (文字)"/>
    <w:basedOn w:val="a1"/>
    <w:link w:val="22"/>
    <w:rsid w:val="00744DEA"/>
    <w:rPr>
      <w:rFonts w:ascii="メイリオ" w:eastAsia="メイリオ" w:hAnsi="メイリオ" w:cs="Arial"/>
      <w:kern w:val="2"/>
      <w:szCs w:val="24"/>
    </w:rPr>
  </w:style>
  <w:style w:type="character" w:styleId="aff5">
    <w:name w:val="FollowedHyperlink"/>
    <w:basedOn w:val="a1"/>
    <w:rsid w:val="00210402"/>
    <w:rPr>
      <w:color w:val="800080" w:themeColor="followedHyperlink"/>
      <w:u w:val="single"/>
    </w:rPr>
  </w:style>
  <w:style w:type="paragraph" w:customStyle="1" w:styleId="152mm">
    <w:name w:val="手順15.2mm"/>
    <w:basedOn w:val="a"/>
    <w:link w:val="152mm0"/>
    <w:qFormat/>
    <w:rsid w:val="00982BA9"/>
    <w:pPr>
      <w:ind w:left="1282"/>
    </w:pPr>
  </w:style>
  <w:style w:type="character" w:customStyle="1" w:styleId="152mm0">
    <w:name w:val="手順15.2mm (文字)"/>
    <w:basedOn w:val="aff2"/>
    <w:link w:val="152mm"/>
    <w:rsid w:val="00982BA9"/>
    <w:rPr>
      <w:rFonts w:ascii="メイリオ" w:eastAsia="メイリオ" w:hAnsi="メイリオ" w:cs="Arial"/>
      <w:kern w:val="2"/>
      <w:szCs w:val="24"/>
    </w:rPr>
  </w:style>
  <w:style w:type="paragraph" w:styleId="HTML">
    <w:name w:val="HTML Preformatted"/>
    <w:basedOn w:val="a0"/>
    <w:link w:val="HTML0"/>
    <w:uiPriority w:val="99"/>
    <w:semiHidden/>
    <w:unhideWhenUsed/>
    <w:rsid w:val="001975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ＭＳ ゴシック" w:eastAsia="ＭＳ ゴシック" w:hAnsi="ＭＳ ゴシック" w:cs="ＭＳ ゴシック"/>
      <w:kern w:val="0"/>
      <w:sz w:val="24"/>
    </w:rPr>
  </w:style>
  <w:style w:type="character" w:customStyle="1" w:styleId="HTML0">
    <w:name w:val="HTML 書式付き (文字)"/>
    <w:basedOn w:val="a1"/>
    <w:link w:val="HTML"/>
    <w:uiPriority w:val="99"/>
    <w:semiHidden/>
    <w:rsid w:val="001975F9"/>
    <w:rPr>
      <w:rFonts w:ascii="ＭＳ ゴシック" w:eastAsia="ＭＳ ゴシック" w:hAnsi="ＭＳ ゴシック" w:cs="ＭＳ ゴシック"/>
      <w:sz w:val="24"/>
      <w:szCs w:val="24"/>
    </w:rPr>
  </w:style>
  <w:style w:type="paragraph" w:styleId="Web">
    <w:name w:val="Normal (Web)"/>
    <w:basedOn w:val="a0"/>
    <w:uiPriority w:val="99"/>
    <w:unhideWhenUsed/>
    <w:rsid w:val="004A64A0"/>
    <w:pPr>
      <w:widowControl/>
      <w:spacing w:before="100" w:beforeAutospacing="1" w:after="100" w:afterAutospacing="1"/>
      <w:jc w:val="left"/>
    </w:pPr>
    <w:rPr>
      <w:rFonts w:ascii="ＭＳ Ｐゴシック" w:eastAsia="ＭＳ Ｐゴシック" w:hAnsi="ＭＳ Ｐゴシック" w:cs="ＭＳ Ｐゴシック"/>
      <w:kern w:val="0"/>
      <w:sz w:val="24"/>
    </w:rPr>
  </w:style>
  <w:style w:type="table" w:styleId="4-1">
    <w:name w:val="Grid Table 4 Accent 1"/>
    <w:basedOn w:val="a2"/>
    <w:uiPriority w:val="49"/>
    <w:rsid w:val="00AA6038"/>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aff6">
    <w:name w:val="Emphasis"/>
    <w:basedOn w:val="a1"/>
    <w:uiPriority w:val="20"/>
    <w:qFormat/>
    <w:rsid w:val="006B4362"/>
    <w:rPr>
      <w:b/>
      <w:bCs/>
      <w:i w:val="0"/>
      <w:iCs w:val="0"/>
    </w:rPr>
  </w:style>
  <w:style w:type="character" w:styleId="aff7">
    <w:name w:val="Strong"/>
    <w:basedOn w:val="a1"/>
    <w:uiPriority w:val="22"/>
    <w:qFormat/>
    <w:rsid w:val="003316C2"/>
    <w:rPr>
      <w:b/>
      <w:bCs/>
    </w:rPr>
  </w:style>
  <w:style w:type="paragraph" w:customStyle="1" w:styleId="S0">
    <w:name w:val="S_リード・説明文"/>
    <w:basedOn w:val="a0"/>
    <w:link w:val="S1"/>
    <w:qFormat/>
    <w:rsid w:val="00AF7419"/>
    <w:pPr>
      <w:spacing w:beforeLines="50"/>
      <w:ind w:firstLineChars="100" w:firstLine="200"/>
      <w:jc w:val="left"/>
    </w:pPr>
    <w:rPr>
      <w:rFonts w:ascii="Tahoma" w:eastAsia="ＭＳ Ｐゴシック" w:hAnsi="Tahoma" w:cstheme="minorBidi"/>
      <w:szCs w:val="21"/>
    </w:rPr>
  </w:style>
  <w:style w:type="character" w:customStyle="1" w:styleId="S1">
    <w:name w:val="S_リード・説明文 (文字)"/>
    <w:basedOn w:val="a1"/>
    <w:link w:val="S0"/>
    <w:rsid w:val="00AF7419"/>
    <w:rPr>
      <w:rFonts w:ascii="Tahoma" w:eastAsia="ＭＳ Ｐゴシック" w:hAnsi="Tahoma" w:cstheme="minorBidi"/>
      <w:kern w:val="2"/>
      <w:szCs w:val="21"/>
    </w:rPr>
  </w:style>
  <w:style w:type="paragraph" w:customStyle="1" w:styleId="S">
    <w:name w:val="S_注意"/>
    <w:basedOn w:val="aff"/>
    <w:link w:val="S2"/>
    <w:qFormat/>
    <w:rsid w:val="00AF7419"/>
    <w:pPr>
      <w:numPr>
        <w:numId w:val="15"/>
      </w:numPr>
      <w:spacing w:beforeLines="50"/>
      <w:ind w:leftChars="3" w:left="426"/>
      <w:jc w:val="left"/>
    </w:pPr>
    <w:rPr>
      <w:rFonts w:asciiTheme="minorHAnsi" w:eastAsiaTheme="minorEastAsia" w:hAnsiTheme="minorHAnsi" w:cstheme="minorBidi"/>
      <w:color w:val="FF0000"/>
      <w:sz w:val="18"/>
      <w:szCs w:val="21"/>
    </w:rPr>
  </w:style>
  <w:style w:type="character" w:customStyle="1" w:styleId="S2">
    <w:name w:val="S_注意 (文字)"/>
    <w:basedOn w:val="a1"/>
    <w:link w:val="S"/>
    <w:rsid w:val="00AF7419"/>
    <w:rPr>
      <w:rFonts w:asciiTheme="minorHAnsi" w:eastAsiaTheme="minorEastAsia" w:hAnsiTheme="minorHAnsi" w:cstheme="minorBidi"/>
      <w:color w:val="FF0000"/>
      <w:kern w:val="2"/>
      <w:sz w:val="18"/>
      <w:szCs w:val="21"/>
    </w:rPr>
  </w:style>
  <w:style w:type="paragraph" w:customStyle="1" w:styleId="15">
    <w:name w:val="スタイル1"/>
    <w:basedOn w:val="af7"/>
    <w:link w:val="16"/>
    <w:qFormat/>
    <w:rsid w:val="004F3B07"/>
    <w:pPr>
      <w:pBdr>
        <w:top w:val="single" w:sz="4" w:space="1" w:color="auto"/>
        <w:left w:val="single" w:sz="4" w:space="4" w:color="auto"/>
        <w:bottom w:val="single" w:sz="4" w:space="1" w:color="auto"/>
        <w:right w:val="single" w:sz="4" w:space="4" w:color="auto"/>
      </w:pBdr>
      <w:spacing w:before="100" w:beforeAutospacing="1"/>
    </w:pPr>
    <w:rPr>
      <w:rFonts w:ascii="メイリオ" w:eastAsia="メイリオ" w:hAnsi="メイリオ" w:cs="Tahoma"/>
      <w:kern w:val="0"/>
      <w:sz w:val="16"/>
    </w:rPr>
  </w:style>
  <w:style w:type="character" w:customStyle="1" w:styleId="16">
    <w:name w:val="スタイル1 (文字)"/>
    <w:basedOn w:val="S1"/>
    <w:link w:val="15"/>
    <w:rsid w:val="004F3B07"/>
    <w:rPr>
      <w:rFonts w:ascii="メイリオ" w:eastAsia="メイリオ" w:hAnsi="メイリオ" w:cs="Tahoma"/>
      <w:kern w:val="2"/>
      <w:sz w:val="16"/>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92845">
      <w:bodyDiv w:val="1"/>
      <w:marLeft w:val="0"/>
      <w:marRight w:val="0"/>
      <w:marTop w:val="0"/>
      <w:marBottom w:val="0"/>
      <w:divBdr>
        <w:top w:val="none" w:sz="0" w:space="0" w:color="auto"/>
        <w:left w:val="none" w:sz="0" w:space="0" w:color="auto"/>
        <w:bottom w:val="none" w:sz="0" w:space="0" w:color="auto"/>
        <w:right w:val="none" w:sz="0" w:space="0" w:color="auto"/>
      </w:divBdr>
    </w:div>
    <w:div w:id="2325463">
      <w:bodyDiv w:val="1"/>
      <w:marLeft w:val="0"/>
      <w:marRight w:val="0"/>
      <w:marTop w:val="0"/>
      <w:marBottom w:val="0"/>
      <w:divBdr>
        <w:top w:val="none" w:sz="0" w:space="0" w:color="auto"/>
        <w:left w:val="none" w:sz="0" w:space="0" w:color="auto"/>
        <w:bottom w:val="none" w:sz="0" w:space="0" w:color="auto"/>
        <w:right w:val="none" w:sz="0" w:space="0" w:color="auto"/>
      </w:divBdr>
      <w:divsChild>
        <w:div w:id="1052315472">
          <w:marLeft w:val="0"/>
          <w:marRight w:val="0"/>
          <w:marTop w:val="0"/>
          <w:marBottom w:val="0"/>
          <w:divBdr>
            <w:top w:val="none" w:sz="0" w:space="0" w:color="auto"/>
            <w:left w:val="none" w:sz="0" w:space="0" w:color="auto"/>
            <w:bottom w:val="none" w:sz="0" w:space="0" w:color="auto"/>
            <w:right w:val="none" w:sz="0" w:space="0" w:color="auto"/>
          </w:divBdr>
          <w:divsChild>
            <w:div w:id="1521510305">
              <w:marLeft w:val="0"/>
              <w:marRight w:val="0"/>
              <w:marTop w:val="0"/>
              <w:marBottom w:val="0"/>
              <w:divBdr>
                <w:top w:val="none" w:sz="0" w:space="0" w:color="auto"/>
                <w:left w:val="none" w:sz="0" w:space="0" w:color="auto"/>
                <w:bottom w:val="none" w:sz="0" w:space="0" w:color="auto"/>
                <w:right w:val="none" w:sz="0" w:space="0" w:color="auto"/>
              </w:divBdr>
              <w:divsChild>
                <w:div w:id="1223709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055099">
      <w:bodyDiv w:val="1"/>
      <w:marLeft w:val="0"/>
      <w:marRight w:val="0"/>
      <w:marTop w:val="0"/>
      <w:marBottom w:val="0"/>
      <w:divBdr>
        <w:top w:val="none" w:sz="0" w:space="0" w:color="auto"/>
        <w:left w:val="none" w:sz="0" w:space="0" w:color="auto"/>
        <w:bottom w:val="none" w:sz="0" w:space="0" w:color="auto"/>
        <w:right w:val="none" w:sz="0" w:space="0" w:color="auto"/>
      </w:divBdr>
    </w:div>
    <w:div w:id="55712380">
      <w:bodyDiv w:val="1"/>
      <w:marLeft w:val="0"/>
      <w:marRight w:val="0"/>
      <w:marTop w:val="0"/>
      <w:marBottom w:val="0"/>
      <w:divBdr>
        <w:top w:val="none" w:sz="0" w:space="0" w:color="auto"/>
        <w:left w:val="none" w:sz="0" w:space="0" w:color="auto"/>
        <w:bottom w:val="none" w:sz="0" w:space="0" w:color="auto"/>
        <w:right w:val="none" w:sz="0" w:space="0" w:color="auto"/>
      </w:divBdr>
      <w:divsChild>
        <w:div w:id="288315762">
          <w:marLeft w:val="0"/>
          <w:marRight w:val="0"/>
          <w:marTop w:val="0"/>
          <w:marBottom w:val="0"/>
          <w:divBdr>
            <w:top w:val="none" w:sz="0" w:space="0" w:color="auto"/>
            <w:left w:val="none" w:sz="0" w:space="0" w:color="auto"/>
            <w:bottom w:val="none" w:sz="0" w:space="0" w:color="auto"/>
            <w:right w:val="none" w:sz="0" w:space="0" w:color="auto"/>
          </w:divBdr>
          <w:divsChild>
            <w:div w:id="436946452">
              <w:marLeft w:val="0"/>
              <w:marRight w:val="0"/>
              <w:marTop w:val="0"/>
              <w:marBottom w:val="0"/>
              <w:divBdr>
                <w:top w:val="none" w:sz="0" w:space="0" w:color="auto"/>
                <w:left w:val="none" w:sz="0" w:space="0" w:color="auto"/>
                <w:bottom w:val="none" w:sz="0" w:space="0" w:color="auto"/>
                <w:right w:val="none" w:sz="0" w:space="0" w:color="auto"/>
              </w:divBdr>
              <w:divsChild>
                <w:div w:id="1681855356">
                  <w:marLeft w:val="0"/>
                  <w:marRight w:val="0"/>
                  <w:marTop w:val="0"/>
                  <w:marBottom w:val="0"/>
                  <w:divBdr>
                    <w:top w:val="none" w:sz="0" w:space="0" w:color="auto"/>
                    <w:left w:val="none" w:sz="0" w:space="0" w:color="auto"/>
                    <w:bottom w:val="none" w:sz="0" w:space="0" w:color="auto"/>
                    <w:right w:val="none" w:sz="0" w:space="0" w:color="auto"/>
                  </w:divBdr>
                  <w:divsChild>
                    <w:div w:id="717359688">
                      <w:marLeft w:val="0"/>
                      <w:marRight w:val="0"/>
                      <w:marTop w:val="0"/>
                      <w:marBottom w:val="0"/>
                      <w:divBdr>
                        <w:top w:val="none" w:sz="0" w:space="0" w:color="auto"/>
                        <w:left w:val="none" w:sz="0" w:space="0" w:color="auto"/>
                        <w:bottom w:val="none" w:sz="0" w:space="0" w:color="auto"/>
                        <w:right w:val="none" w:sz="0" w:space="0" w:color="auto"/>
                      </w:divBdr>
                      <w:divsChild>
                        <w:div w:id="504856236">
                          <w:marLeft w:val="0"/>
                          <w:marRight w:val="0"/>
                          <w:marTop w:val="0"/>
                          <w:marBottom w:val="0"/>
                          <w:divBdr>
                            <w:top w:val="none" w:sz="0" w:space="0" w:color="auto"/>
                            <w:left w:val="none" w:sz="0" w:space="0" w:color="auto"/>
                            <w:bottom w:val="none" w:sz="0" w:space="0" w:color="auto"/>
                            <w:right w:val="none" w:sz="0" w:space="0" w:color="auto"/>
                          </w:divBdr>
                          <w:divsChild>
                            <w:div w:id="1704864918">
                              <w:marLeft w:val="0"/>
                              <w:marRight w:val="0"/>
                              <w:marTop w:val="0"/>
                              <w:marBottom w:val="0"/>
                              <w:divBdr>
                                <w:top w:val="none" w:sz="0" w:space="0" w:color="auto"/>
                                <w:left w:val="none" w:sz="0" w:space="0" w:color="auto"/>
                                <w:bottom w:val="none" w:sz="0" w:space="0" w:color="auto"/>
                                <w:right w:val="none" w:sz="0" w:space="0" w:color="auto"/>
                              </w:divBdr>
                              <w:divsChild>
                                <w:div w:id="1042633593">
                                  <w:marLeft w:val="0"/>
                                  <w:marRight w:val="0"/>
                                  <w:marTop w:val="0"/>
                                  <w:marBottom w:val="0"/>
                                  <w:divBdr>
                                    <w:top w:val="none" w:sz="0" w:space="0" w:color="auto"/>
                                    <w:left w:val="none" w:sz="0" w:space="0" w:color="auto"/>
                                    <w:bottom w:val="none" w:sz="0" w:space="0" w:color="auto"/>
                                    <w:right w:val="none" w:sz="0" w:space="0" w:color="auto"/>
                                  </w:divBdr>
                                  <w:divsChild>
                                    <w:div w:id="741829674">
                                      <w:marLeft w:val="0"/>
                                      <w:marRight w:val="0"/>
                                      <w:marTop w:val="0"/>
                                      <w:marBottom w:val="0"/>
                                      <w:divBdr>
                                        <w:top w:val="none" w:sz="0" w:space="0" w:color="auto"/>
                                        <w:left w:val="none" w:sz="0" w:space="0" w:color="auto"/>
                                        <w:bottom w:val="none" w:sz="0" w:space="0" w:color="auto"/>
                                        <w:right w:val="none" w:sz="0" w:space="0" w:color="auto"/>
                                      </w:divBdr>
                                      <w:divsChild>
                                        <w:div w:id="441148024">
                                          <w:marLeft w:val="0"/>
                                          <w:marRight w:val="0"/>
                                          <w:marTop w:val="0"/>
                                          <w:marBottom w:val="0"/>
                                          <w:divBdr>
                                            <w:top w:val="none" w:sz="0" w:space="0" w:color="auto"/>
                                            <w:left w:val="none" w:sz="0" w:space="0" w:color="auto"/>
                                            <w:bottom w:val="none" w:sz="0" w:space="0" w:color="auto"/>
                                            <w:right w:val="none" w:sz="0" w:space="0" w:color="auto"/>
                                          </w:divBdr>
                                          <w:divsChild>
                                            <w:div w:id="1308821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6635553">
      <w:bodyDiv w:val="1"/>
      <w:marLeft w:val="0"/>
      <w:marRight w:val="0"/>
      <w:marTop w:val="0"/>
      <w:marBottom w:val="0"/>
      <w:divBdr>
        <w:top w:val="none" w:sz="0" w:space="0" w:color="auto"/>
        <w:left w:val="none" w:sz="0" w:space="0" w:color="auto"/>
        <w:bottom w:val="none" w:sz="0" w:space="0" w:color="auto"/>
        <w:right w:val="none" w:sz="0" w:space="0" w:color="auto"/>
      </w:divBdr>
      <w:divsChild>
        <w:div w:id="1895434461">
          <w:marLeft w:val="0"/>
          <w:marRight w:val="0"/>
          <w:marTop w:val="0"/>
          <w:marBottom w:val="0"/>
          <w:divBdr>
            <w:top w:val="none" w:sz="0" w:space="0" w:color="auto"/>
            <w:left w:val="none" w:sz="0" w:space="0" w:color="auto"/>
            <w:bottom w:val="none" w:sz="0" w:space="0" w:color="auto"/>
            <w:right w:val="none" w:sz="0" w:space="0" w:color="auto"/>
          </w:divBdr>
          <w:divsChild>
            <w:div w:id="1490635844">
              <w:marLeft w:val="0"/>
              <w:marRight w:val="0"/>
              <w:marTop w:val="0"/>
              <w:marBottom w:val="0"/>
              <w:divBdr>
                <w:top w:val="none" w:sz="0" w:space="0" w:color="auto"/>
                <w:left w:val="none" w:sz="0" w:space="0" w:color="auto"/>
                <w:bottom w:val="none" w:sz="0" w:space="0" w:color="auto"/>
                <w:right w:val="none" w:sz="0" w:space="0" w:color="auto"/>
              </w:divBdr>
              <w:divsChild>
                <w:div w:id="693532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483114">
      <w:bodyDiv w:val="1"/>
      <w:marLeft w:val="0"/>
      <w:marRight w:val="0"/>
      <w:marTop w:val="0"/>
      <w:marBottom w:val="0"/>
      <w:divBdr>
        <w:top w:val="none" w:sz="0" w:space="0" w:color="auto"/>
        <w:left w:val="none" w:sz="0" w:space="0" w:color="auto"/>
        <w:bottom w:val="none" w:sz="0" w:space="0" w:color="auto"/>
        <w:right w:val="none" w:sz="0" w:space="0" w:color="auto"/>
      </w:divBdr>
      <w:divsChild>
        <w:div w:id="1091776058">
          <w:marLeft w:val="0"/>
          <w:marRight w:val="0"/>
          <w:marTop w:val="0"/>
          <w:marBottom w:val="0"/>
          <w:divBdr>
            <w:top w:val="none" w:sz="0" w:space="0" w:color="auto"/>
            <w:left w:val="none" w:sz="0" w:space="0" w:color="auto"/>
            <w:bottom w:val="none" w:sz="0" w:space="0" w:color="auto"/>
            <w:right w:val="none" w:sz="0" w:space="0" w:color="auto"/>
          </w:divBdr>
          <w:divsChild>
            <w:div w:id="1287932051">
              <w:marLeft w:val="0"/>
              <w:marRight w:val="0"/>
              <w:marTop w:val="0"/>
              <w:marBottom w:val="0"/>
              <w:divBdr>
                <w:top w:val="none" w:sz="0" w:space="0" w:color="auto"/>
                <w:left w:val="none" w:sz="0" w:space="0" w:color="auto"/>
                <w:bottom w:val="none" w:sz="0" w:space="0" w:color="auto"/>
                <w:right w:val="none" w:sz="0" w:space="0" w:color="auto"/>
              </w:divBdr>
              <w:divsChild>
                <w:div w:id="1248492311">
                  <w:marLeft w:val="4200"/>
                  <w:marRight w:val="0"/>
                  <w:marTop w:val="0"/>
                  <w:marBottom w:val="0"/>
                  <w:divBdr>
                    <w:top w:val="none" w:sz="0" w:space="0" w:color="auto"/>
                    <w:left w:val="none" w:sz="0" w:space="0" w:color="auto"/>
                    <w:bottom w:val="none" w:sz="0" w:space="0" w:color="auto"/>
                    <w:right w:val="none" w:sz="0" w:space="0" w:color="auto"/>
                  </w:divBdr>
                  <w:divsChild>
                    <w:div w:id="1028026054">
                      <w:marLeft w:val="0"/>
                      <w:marRight w:val="0"/>
                      <w:marTop w:val="0"/>
                      <w:marBottom w:val="0"/>
                      <w:divBdr>
                        <w:top w:val="none" w:sz="0" w:space="0" w:color="auto"/>
                        <w:left w:val="none" w:sz="0" w:space="0" w:color="auto"/>
                        <w:bottom w:val="none" w:sz="0" w:space="0" w:color="auto"/>
                        <w:right w:val="none" w:sz="0" w:space="0" w:color="auto"/>
                      </w:divBdr>
                      <w:divsChild>
                        <w:div w:id="678889581">
                          <w:marLeft w:val="0"/>
                          <w:marRight w:val="0"/>
                          <w:marTop w:val="0"/>
                          <w:marBottom w:val="0"/>
                          <w:divBdr>
                            <w:top w:val="none" w:sz="0" w:space="0" w:color="auto"/>
                            <w:left w:val="none" w:sz="0" w:space="0" w:color="auto"/>
                            <w:bottom w:val="none" w:sz="0" w:space="0" w:color="auto"/>
                            <w:right w:val="none" w:sz="0" w:space="0" w:color="auto"/>
                          </w:divBdr>
                          <w:divsChild>
                            <w:div w:id="1801992053">
                              <w:marLeft w:val="0"/>
                              <w:marRight w:val="0"/>
                              <w:marTop w:val="0"/>
                              <w:marBottom w:val="0"/>
                              <w:divBdr>
                                <w:top w:val="none" w:sz="0" w:space="0" w:color="auto"/>
                                <w:left w:val="none" w:sz="0" w:space="0" w:color="auto"/>
                                <w:bottom w:val="none" w:sz="0" w:space="0" w:color="auto"/>
                                <w:right w:val="none" w:sz="0" w:space="0" w:color="auto"/>
                              </w:divBdr>
                              <w:divsChild>
                                <w:div w:id="1314215044">
                                  <w:marLeft w:val="0"/>
                                  <w:marRight w:val="0"/>
                                  <w:marTop w:val="0"/>
                                  <w:marBottom w:val="0"/>
                                  <w:divBdr>
                                    <w:top w:val="none" w:sz="0" w:space="0" w:color="auto"/>
                                    <w:left w:val="none" w:sz="0" w:space="0" w:color="auto"/>
                                    <w:bottom w:val="none" w:sz="0" w:space="0" w:color="auto"/>
                                    <w:right w:val="none" w:sz="0" w:space="0" w:color="auto"/>
                                  </w:divBdr>
                                  <w:divsChild>
                                    <w:div w:id="1407680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3379904">
      <w:bodyDiv w:val="1"/>
      <w:marLeft w:val="0"/>
      <w:marRight w:val="0"/>
      <w:marTop w:val="0"/>
      <w:marBottom w:val="0"/>
      <w:divBdr>
        <w:top w:val="none" w:sz="0" w:space="0" w:color="auto"/>
        <w:left w:val="none" w:sz="0" w:space="0" w:color="auto"/>
        <w:bottom w:val="none" w:sz="0" w:space="0" w:color="auto"/>
        <w:right w:val="none" w:sz="0" w:space="0" w:color="auto"/>
      </w:divBdr>
    </w:div>
    <w:div w:id="73287032">
      <w:bodyDiv w:val="1"/>
      <w:marLeft w:val="0"/>
      <w:marRight w:val="0"/>
      <w:marTop w:val="0"/>
      <w:marBottom w:val="0"/>
      <w:divBdr>
        <w:top w:val="none" w:sz="0" w:space="0" w:color="auto"/>
        <w:left w:val="none" w:sz="0" w:space="0" w:color="auto"/>
        <w:bottom w:val="none" w:sz="0" w:space="0" w:color="auto"/>
        <w:right w:val="none" w:sz="0" w:space="0" w:color="auto"/>
      </w:divBdr>
    </w:div>
    <w:div w:id="182860576">
      <w:bodyDiv w:val="1"/>
      <w:marLeft w:val="0"/>
      <w:marRight w:val="0"/>
      <w:marTop w:val="0"/>
      <w:marBottom w:val="0"/>
      <w:divBdr>
        <w:top w:val="none" w:sz="0" w:space="0" w:color="auto"/>
        <w:left w:val="none" w:sz="0" w:space="0" w:color="auto"/>
        <w:bottom w:val="none" w:sz="0" w:space="0" w:color="auto"/>
        <w:right w:val="none" w:sz="0" w:space="0" w:color="auto"/>
      </w:divBdr>
      <w:divsChild>
        <w:div w:id="583077162">
          <w:marLeft w:val="0"/>
          <w:marRight w:val="0"/>
          <w:marTop w:val="0"/>
          <w:marBottom w:val="0"/>
          <w:divBdr>
            <w:top w:val="none" w:sz="0" w:space="0" w:color="auto"/>
            <w:left w:val="none" w:sz="0" w:space="0" w:color="auto"/>
            <w:bottom w:val="none" w:sz="0" w:space="0" w:color="auto"/>
            <w:right w:val="none" w:sz="0" w:space="0" w:color="auto"/>
          </w:divBdr>
          <w:divsChild>
            <w:div w:id="337972192">
              <w:marLeft w:val="0"/>
              <w:marRight w:val="0"/>
              <w:marTop w:val="0"/>
              <w:marBottom w:val="0"/>
              <w:divBdr>
                <w:top w:val="none" w:sz="0" w:space="0" w:color="auto"/>
                <w:left w:val="none" w:sz="0" w:space="0" w:color="auto"/>
                <w:bottom w:val="none" w:sz="0" w:space="0" w:color="auto"/>
                <w:right w:val="none" w:sz="0" w:space="0" w:color="auto"/>
              </w:divBdr>
              <w:divsChild>
                <w:div w:id="473958391">
                  <w:marLeft w:val="0"/>
                  <w:marRight w:val="0"/>
                  <w:marTop w:val="0"/>
                  <w:marBottom w:val="0"/>
                  <w:divBdr>
                    <w:top w:val="none" w:sz="0" w:space="0" w:color="auto"/>
                    <w:left w:val="none" w:sz="0" w:space="0" w:color="auto"/>
                    <w:bottom w:val="none" w:sz="0" w:space="0" w:color="auto"/>
                    <w:right w:val="none" w:sz="0" w:space="0" w:color="auto"/>
                  </w:divBdr>
                  <w:divsChild>
                    <w:div w:id="1535388862">
                      <w:marLeft w:val="0"/>
                      <w:marRight w:val="0"/>
                      <w:marTop w:val="0"/>
                      <w:marBottom w:val="0"/>
                      <w:divBdr>
                        <w:top w:val="none" w:sz="0" w:space="0" w:color="auto"/>
                        <w:left w:val="none" w:sz="0" w:space="0" w:color="auto"/>
                        <w:bottom w:val="none" w:sz="0" w:space="0" w:color="auto"/>
                        <w:right w:val="none" w:sz="0" w:space="0" w:color="auto"/>
                      </w:divBdr>
                      <w:divsChild>
                        <w:div w:id="25109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4487293">
      <w:bodyDiv w:val="1"/>
      <w:marLeft w:val="0"/>
      <w:marRight w:val="0"/>
      <w:marTop w:val="0"/>
      <w:marBottom w:val="0"/>
      <w:divBdr>
        <w:top w:val="none" w:sz="0" w:space="0" w:color="auto"/>
        <w:left w:val="none" w:sz="0" w:space="0" w:color="auto"/>
        <w:bottom w:val="none" w:sz="0" w:space="0" w:color="auto"/>
        <w:right w:val="none" w:sz="0" w:space="0" w:color="auto"/>
      </w:divBdr>
    </w:div>
    <w:div w:id="216942615">
      <w:bodyDiv w:val="1"/>
      <w:marLeft w:val="0"/>
      <w:marRight w:val="0"/>
      <w:marTop w:val="0"/>
      <w:marBottom w:val="0"/>
      <w:divBdr>
        <w:top w:val="none" w:sz="0" w:space="0" w:color="auto"/>
        <w:left w:val="none" w:sz="0" w:space="0" w:color="auto"/>
        <w:bottom w:val="none" w:sz="0" w:space="0" w:color="auto"/>
        <w:right w:val="none" w:sz="0" w:space="0" w:color="auto"/>
      </w:divBdr>
      <w:divsChild>
        <w:div w:id="644434929">
          <w:marLeft w:val="0"/>
          <w:marRight w:val="0"/>
          <w:marTop w:val="0"/>
          <w:marBottom w:val="0"/>
          <w:divBdr>
            <w:top w:val="none" w:sz="0" w:space="0" w:color="auto"/>
            <w:left w:val="none" w:sz="0" w:space="0" w:color="auto"/>
            <w:bottom w:val="none" w:sz="0" w:space="0" w:color="auto"/>
            <w:right w:val="none" w:sz="0" w:space="0" w:color="auto"/>
          </w:divBdr>
          <w:divsChild>
            <w:div w:id="1505125948">
              <w:marLeft w:val="0"/>
              <w:marRight w:val="0"/>
              <w:marTop w:val="0"/>
              <w:marBottom w:val="0"/>
              <w:divBdr>
                <w:top w:val="none" w:sz="0" w:space="0" w:color="auto"/>
                <w:left w:val="none" w:sz="0" w:space="0" w:color="auto"/>
                <w:bottom w:val="none" w:sz="0" w:space="0" w:color="auto"/>
                <w:right w:val="none" w:sz="0" w:space="0" w:color="auto"/>
              </w:divBdr>
              <w:divsChild>
                <w:div w:id="104278301">
                  <w:marLeft w:val="4202"/>
                  <w:marRight w:val="0"/>
                  <w:marTop w:val="0"/>
                  <w:marBottom w:val="0"/>
                  <w:divBdr>
                    <w:top w:val="none" w:sz="0" w:space="0" w:color="auto"/>
                    <w:left w:val="none" w:sz="0" w:space="0" w:color="auto"/>
                    <w:bottom w:val="none" w:sz="0" w:space="0" w:color="auto"/>
                    <w:right w:val="none" w:sz="0" w:space="0" w:color="auto"/>
                  </w:divBdr>
                  <w:divsChild>
                    <w:div w:id="340935548">
                      <w:marLeft w:val="0"/>
                      <w:marRight w:val="0"/>
                      <w:marTop w:val="0"/>
                      <w:marBottom w:val="0"/>
                      <w:divBdr>
                        <w:top w:val="none" w:sz="0" w:space="0" w:color="auto"/>
                        <w:left w:val="none" w:sz="0" w:space="0" w:color="auto"/>
                        <w:bottom w:val="none" w:sz="0" w:space="0" w:color="auto"/>
                        <w:right w:val="none" w:sz="0" w:space="0" w:color="auto"/>
                      </w:divBdr>
                      <w:divsChild>
                        <w:div w:id="1923903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8055864">
      <w:bodyDiv w:val="1"/>
      <w:marLeft w:val="0"/>
      <w:marRight w:val="0"/>
      <w:marTop w:val="0"/>
      <w:marBottom w:val="0"/>
      <w:divBdr>
        <w:top w:val="none" w:sz="0" w:space="0" w:color="auto"/>
        <w:left w:val="none" w:sz="0" w:space="0" w:color="auto"/>
        <w:bottom w:val="none" w:sz="0" w:space="0" w:color="auto"/>
        <w:right w:val="none" w:sz="0" w:space="0" w:color="auto"/>
      </w:divBdr>
    </w:div>
    <w:div w:id="267199833">
      <w:bodyDiv w:val="1"/>
      <w:marLeft w:val="0"/>
      <w:marRight w:val="0"/>
      <w:marTop w:val="0"/>
      <w:marBottom w:val="0"/>
      <w:divBdr>
        <w:top w:val="none" w:sz="0" w:space="0" w:color="auto"/>
        <w:left w:val="none" w:sz="0" w:space="0" w:color="auto"/>
        <w:bottom w:val="none" w:sz="0" w:space="0" w:color="auto"/>
        <w:right w:val="none" w:sz="0" w:space="0" w:color="auto"/>
      </w:divBdr>
      <w:divsChild>
        <w:div w:id="1658919401">
          <w:marLeft w:val="0"/>
          <w:marRight w:val="0"/>
          <w:marTop w:val="0"/>
          <w:marBottom w:val="0"/>
          <w:divBdr>
            <w:top w:val="none" w:sz="0" w:space="0" w:color="auto"/>
            <w:left w:val="single" w:sz="6" w:space="0" w:color="AFAFAF"/>
            <w:bottom w:val="none" w:sz="0" w:space="0" w:color="auto"/>
            <w:right w:val="single" w:sz="6" w:space="0" w:color="AFAFAF"/>
          </w:divBdr>
          <w:divsChild>
            <w:div w:id="543296662">
              <w:marLeft w:val="90"/>
              <w:marRight w:val="90"/>
              <w:marTop w:val="150"/>
              <w:marBottom w:val="300"/>
              <w:divBdr>
                <w:top w:val="none" w:sz="0" w:space="0" w:color="auto"/>
                <w:left w:val="none" w:sz="0" w:space="0" w:color="auto"/>
                <w:bottom w:val="none" w:sz="0" w:space="0" w:color="auto"/>
                <w:right w:val="none" w:sz="0" w:space="0" w:color="auto"/>
              </w:divBdr>
              <w:divsChild>
                <w:div w:id="2100978108">
                  <w:marLeft w:val="0"/>
                  <w:marRight w:val="0"/>
                  <w:marTop w:val="0"/>
                  <w:marBottom w:val="0"/>
                  <w:divBdr>
                    <w:top w:val="none" w:sz="0" w:space="0" w:color="auto"/>
                    <w:left w:val="none" w:sz="0" w:space="0" w:color="auto"/>
                    <w:bottom w:val="none" w:sz="0" w:space="0" w:color="auto"/>
                    <w:right w:val="none" w:sz="0" w:space="0" w:color="auto"/>
                  </w:divBdr>
                  <w:divsChild>
                    <w:div w:id="1567839591">
                      <w:marLeft w:val="0"/>
                      <w:marRight w:val="0"/>
                      <w:marTop w:val="0"/>
                      <w:marBottom w:val="0"/>
                      <w:divBdr>
                        <w:top w:val="none" w:sz="0" w:space="0" w:color="auto"/>
                        <w:left w:val="none" w:sz="0" w:space="0" w:color="auto"/>
                        <w:bottom w:val="none" w:sz="0" w:space="0" w:color="auto"/>
                        <w:right w:val="none" w:sz="0" w:space="0" w:color="auto"/>
                      </w:divBdr>
                      <w:divsChild>
                        <w:div w:id="682707131">
                          <w:marLeft w:val="0"/>
                          <w:marRight w:val="0"/>
                          <w:marTop w:val="0"/>
                          <w:marBottom w:val="0"/>
                          <w:divBdr>
                            <w:top w:val="none" w:sz="0" w:space="0" w:color="auto"/>
                            <w:left w:val="none" w:sz="0" w:space="0" w:color="auto"/>
                            <w:bottom w:val="none" w:sz="0" w:space="0" w:color="auto"/>
                            <w:right w:val="none" w:sz="0" w:space="0" w:color="auto"/>
                          </w:divBdr>
                          <w:divsChild>
                            <w:div w:id="69086225">
                              <w:marLeft w:val="0"/>
                              <w:marRight w:val="0"/>
                              <w:marTop w:val="75"/>
                              <w:marBottom w:val="0"/>
                              <w:divBdr>
                                <w:top w:val="none" w:sz="0" w:space="0" w:color="auto"/>
                                <w:left w:val="none" w:sz="0" w:space="0" w:color="auto"/>
                                <w:bottom w:val="none" w:sz="0" w:space="0" w:color="auto"/>
                                <w:right w:val="none" w:sz="0" w:space="0" w:color="auto"/>
                              </w:divBdr>
                              <w:divsChild>
                                <w:div w:id="2109498385">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68242723">
      <w:bodyDiv w:val="1"/>
      <w:marLeft w:val="0"/>
      <w:marRight w:val="0"/>
      <w:marTop w:val="0"/>
      <w:marBottom w:val="0"/>
      <w:divBdr>
        <w:top w:val="none" w:sz="0" w:space="0" w:color="auto"/>
        <w:left w:val="none" w:sz="0" w:space="0" w:color="auto"/>
        <w:bottom w:val="none" w:sz="0" w:space="0" w:color="auto"/>
        <w:right w:val="none" w:sz="0" w:space="0" w:color="auto"/>
      </w:divBdr>
      <w:divsChild>
        <w:div w:id="1928882460">
          <w:marLeft w:val="0"/>
          <w:marRight w:val="0"/>
          <w:marTop w:val="0"/>
          <w:marBottom w:val="0"/>
          <w:divBdr>
            <w:top w:val="none" w:sz="0" w:space="0" w:color="auto"/>
            <w:left w:val="none" w:sz="0" w:space="0" w:color="auto"/>
            <w:bottom w:val="none" w:sz="0" w:space="0" w:color="auto"/>
            <w:right w:val="none" w:sz="0" w:space="0" w:color="auto"/>
          </w:divBdr>
          <w:divsChild>
            <w:div w:id="499390665">
              <w:marLeft w:val="0"/>
              <w:marRight w:val="0"/>
              <w:marTop w:val="0"/>
              <w:marBottom w:val="0"/>
              <w:divBdr>
                <w:top w:val="none" w:sz="0" w:space="0" w:color="auto"/>
                <w:left w:val="none" w:sz="0" w:space="0" w:color="auto"/>
                <w:bottom w:val="none" w:sz="0" w:space="0" w:color="auto"/>
                <w:right w:val="none" w:sz="0" w:space="0" w:color="auto"/>
              </w:divBdr>
              <w:divsChild>
                <w:div w:id="2030982574">
                  <w:marLeft w:val="0"/>
                  <w:marRight w:val="0"/>
                  <w:marTop w:val="0"/>
                  <w:marBottom w:val="0"/>
                  <w:divBdr>
                    <w:top w:val="none" w:sz="0" w:space="0" w:color="auto"/>
                    <w:left w:val="none" w:sz="0" w:space="0" w:color="auto"/>
                    <w:bottom w:val="none" w:sz="0" w:space="0" w:color="auto"/>
                    <w:right w:val="none" w:sz="0" w:space="0" w:color="auto"/>
                  </w:divBdr>
                  <w:divsChild>
                    <w:div w:id="16737861">
                      <w:marLeft w:val="0"/>
                      <w:marRight w:val="0"/>
                      <w:marTop w:val="0"/>
                      <w:marBottom w:val="0"/>
                      <w:divBdr>
                        <w:top w:val="none" w:sz="0" w:space="0" w:color="auto"/>
                        <w:left w:val="none" w:sz="0" w:space="0" w:color="auto"/>
                        <w:bottom w:val="none" w:sz="0" w:space="0" w:color="auto"/>
                        <w:right w:val="none" w:sz="0" w:space="0" w:color="auto"/>
                      </w:divBdr>
                      <w:divsChild>
                        <w:div w:id="1667856279">
                          <w:marLeft w:val="0"/>
                          <w:marRight w:val="0"/>
                          <w:marTop w:val="0"/>
                          <w:marBottom w:val="0"/>
                          <w:divBdr>
                            <w:top w:val="none" w:sz="0" w:space="0" w:color="auto"/>
                            <w:left w:val="none" w:sz="0" w:space="0" w:color="auto"/>
                            <w:bottom w:val="none" w:sz="0" w:space="0" w:color="auto"/>
                            <w:right w:val="none" w:sz="0" w:space="0" w:color="auto"/>
                          </w:divBdr>
                          <w:divsChild>
                            <w:div w:id="1244533784">
                              <w:marLeft w:val="0"/>
                              <w:marRight w:val="0"/>
                              <w:marTop w:val="0"/>
                              <w:marBottom w:val="0"/>
                              <w:divBdr>
                                <w:top w:val="none" w:sz="0" w:space="0" w:color="auto"/>
                                <w:left w:val="none" w:sz="0" w:space="0" w:color="auto"/>
                                <w:bottom w:val="none" w:sz="0" w:space="0" w:color="auto"/>
                                <w:right w:val="none" w:sz="0" w:space="0" w:color="auto"/>
                              </w:divBdr>
                              <w:divsChild>
                                <w:div w:id="114063213">
                                  <w:marLeft w:val="0"/>
                                  <w:marRight w:val="0"/>
                                  <w:marTop w:val="0"/>
                                  <w:marBottom w:val="0"/>
                                  <w:divBdr>
                                    <w:top w:val="none" w:sz="0" w:space="0" w:color="auto"/>
                                    <w:left w:val="none" w:sz="0" w:space="0" w:color="auto"/>
                                    <w:bottom w:val="none" w:sz="0" w:space="0" w:color="auto"/>
                                    <w:right w:val="none" w:sz="0" w:space="0" w:color="auto"/>
                                  </w:divBdr>
                                  <w:divsChild>
                                    <w:div w:id="1120613019">
                                      <w:marLeft w:val="1230"/>
                                      <w:marRight w:val="0"/>
                                      <w:marTop w:val="0"/>
                                      <w:marBottom w:val="225"/>
                                      <w:divBdr>
                                        <w:top w:val="none" w:sz="0" w:space="0" w:color="auto"/>
                                        <w:left w:val="none" w:sz="0" w:space="0" w:color="auto"/>
                                        <w:bottom w:val="none" w:sz="0" w:space="0" w:color="auto"/>
                                        <w:right w:val="none" w:sz="0" w:space="0" w:color="auto"/>
                                      </w:divBdr>
                                      <w:divsChild>
                                        <w:div w:id="1814981077">
                                          <w:marLeft w:val="0"/>
                                          <w:marRight w:val="0"/>
                                          <w:marTop w:val="0"/>
                                          <w:marBottom w:val="0"/>
                                          <w:divBdr>
                                            <w:top w:val="none" w:sz="0" w:space="0" w:color="auto"/>
                                            <w:left w:val="none" w:sz="0" w:space="0" w:color="auto"/>
                                            <w:bottom w:val="none" w:sz="0" w:space="0" w:color="auto"/>
                                            <w:right w:val="none" w:sz="0" w:space="0" w:color="auto"/>
                                          </w:divBdr>
                                          <w:divsChild>
                                            <w:div w:id="991715257">
                                              <w:marLeft w:val="150"/>
                                              <w:marRight w:val="0"/>
                                              <w:marTop w:val="0"/>
                                              <w:marBottom w:val="0"/>
                                              <w:divBdr>
                                                <w:top w:val="none" w:sz="0" w:space="0" w:color="auto"/>
                                                <w:left w:val="none" w:sz="0" w:space="0" w:color="auto"/>
                                                <w:bottom w:val="none" w:sz="0" w:space="0" w:color="auto"/>
                                                <w:right w:val="none" w:sz="0" w:space="0" w:color="auto"/>
                                              </w:divBdr>
                                              <w:divsChild>
                                                <w:div w:id="1306466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97032163">
      <w:bodyDiv w:val="1"/>
      <w:marLeft w:val="0"/>
      <w:marRight w:val="0"/>
      <w:marTop w:val="0"/>
      <w:marBottom w:val="0"/>
      <w:divBdr>
        <w:top w:val="none" w:sz="0" w:space="0" w:color="auto"/>
        <w:left w:val="none" w:sz="0" w:space="0" w:color="auto"/>
        <w:bottom w:val="none" w:sz="0" w:space="0" w:color="auto"/>
        <w:right w:val="none" w:sz="0" w:space="0" w:color="auto"/>
      </w:divBdr>
      <w:divsChild>
        <w:div w:id="16322935">
          <w:marLeft w:val="0"/>
          <w:marRight w:val="0"/>
          <w:marTop w:val="0"/>
          <w:marBottom w:val="0"/>
          <w:divBdr>
            <w:top w:val="none" w:sz="0" w:space="0" w:color="auto"/>
            <w:left w:val="none" w:sz="0" w:space="0" w:color="auto"/>
            <w:bottom w:val="none" w:sz="0" w:space="0" w:color="auto"/>
            <w:right w:val="none" w:sz="0" w:space="0" w:color="auto"/>
          </w:divBdr>
          <w:divsChild>
            <w:div w:id="1113553398">
              <w:marLeft w:val="0"/>
              <w:marRight w:val="0"/>
              <w:marTop w:val="0"/>
              <w:marBottom w:val="0"/>
              <w:divBdr>
                <w:top w:val="none" w:sz="0" w:space="0" w:color="auto"/>
                <w:left w:val="none" w:sz="0" w:space="0" w:color="auto"/>
                <w:bottom w:val="none" w:sz="0" w:space="0" w:color="auto"/>
                <w:right w:val="none" w:sz="0" w:space="0" w:color="auto"/>
              </w:divBdr>
              <w:divsChild>
                <w:div w:id="965618499">
                  <w:marLeft w:val="0"/>
                  <w:marRight w:val="0"/>
                  <w:marTop w:val="0"/>
                  <w:marBottom w:val="0"/>
                  <w:divBdr>
                    <w:top w:val="none" w:sz="0" w:space="0" w:color="auto"/>
                    <w:left w:val="none" w:sz="0" w:space="0" w:color="auto"/>
                    <w:bottom w:val="none" w:sz="0" w:space="0" w:color="auto"/>
                    <w:right w:val="none" w:sz="0" w:space="0" w:color="auto"/>
                  </w:divBdr>
                  <w:divsChild>
                    <w:div w:id="625165348">
                      <w:marLeft w:val="0"/>
                      <w:marRight w:val="0"/>
                      <w:marTop w:val="0"/>
                      <w:marBottom w:val="0"/>
                      <w:divBdr>
                        <w:top w:val="none" w:sz="0" w:space="0" w:color="auto"/>
                        <w:left w:val="none" w:sz="0" w:space="0" w:color="auto"/>
                        <w:bottom w:val="none" w:sz="0" w:space="0" w:color="auto"/>
                        <w:right w:val="none" w:sz="0" w:space="0" w:color="auto"/>
                      </w:divBdr>
                      <w:divsChild>
                        <w:div w:id="1825468505">
                          <w:marLeft w:val="0"/>
                          <w:marRight w:val="0"/>
                          <w:marTop w:val="0"/>
                          <w:marBottom w:val="0"/>
                          <w:divBdr>
                            <w:top w:val="none" w:sz="0" w:space="0" w:color="auto"/>
                            <w:left w:val="none" w:sz="0" w:space="0" w:color="auto"/>
                            <w:bottom w:val="none" w:sz="0" w:space="0" w:color="auto"/>
                            <w:right w:val="none" w:sz="0" w:space="0" w:color="auto"/>
                          </w:divBdr>
                          <w:divsChild>
                            <w:div w:id="1686396987">
                              <w:marLeft w:val="150"/>
                              <w:marRight w:val="150"/>
                              <w:marTop w:val="150"/>
                              <w:marBottom w:val="150"/>
                              <w:divBdr>
                                <w:top w:val="none" w:sz="0" w:space="0" w:color="auto"/>
                                <w:left w:val="none" w:sz="0" w:space="0" w:color="auto"/>
                                <w:bottom w:val="none" w:sz="0" w:space="0" w:color="auto"/>
                                <w:right w:val="none" w:sz="0" w:space="0" w:color="auto"/>
                              </w:divBdr>
                              <w:divsChild>
                                <w:div w:id="448669064">
                                  <w:marLeft w:val="0"/>
                                  <w:marRight w:val="0"/>
                                  <w:marTop w:val="0"/>
                                  <w:marBottom w:val="0"/>
                                  <w:divBdr>
                                    <w:top w:val="none" w:sz="0" w:space="0" w:color="auto"/>
                                    <w:left w:val="none" w:sz="0" w:space="0" w:color="auto"/>
                                    <w:bottom w:val="none" w:sz="0" w:space="0" w:color="auto"/>
                                    <w:right w:val="none" w:sz="0" w:space="0" w:color="auto"/>
                                  </w:divBdr>
                                  <w:divsChild>
                                    <w:div w:id="1385057393">
                                      <w:marLeft w:val="0"/>
                                      <w:marRight w:val="0"/>
                                      <w:marTop w:val="0"/>
                                      <w:marBottom w:val="0"/>
                                      <w:divBdr>
                                        <w:top w:val="none" w:sz="0" w:space="0" w:color="auto"/>
                                        <w:left w:val="none" w:sz="0" w:space="0" w:color="auto"/>
                                        <w:bottom w:val="none" w:sz="0" w:space="0" w:color="auto"/>
                                        <w:right w:val="none" w:sz="0" w:space="0" w:color="auto"/>
                                      </w:divBdr>
                                      <w:divsChild>
                                        <w:div w:id="417750785">
                                          <w:marLeft w:val="0"/>
                                          <w:marRight w:val="0"/>
                                          <w:marTop w:val="0"/>
                                          <w:marBottom w:val="0"/>
                                          <w:divBdr>
                                            <w:top w:val="none" w:sz="0" w:space="0" w:color="auto"/>
                                            <w:left w:val="none" w:sz="0" w:space="0" w:color="auto"/>
                                            <w:bottom w:val="none" w:sz="0" w:space="0" w:color="auto"/>
                                            <w:right w:val="none" w:sz="0" w:space="0" w:color="auto"/>
                                          </w:divBdr>
                                          <w:divsChild>
                                            <w:div w:id="870385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34108990">
      <w:bodyDiv w:val="1"/>
      <w:marLeft w:val="0"/>
      <w:marRight w:val="0"/>
      <w:marTop w:val="0"/>
      <w:marBottom w:val="0"/>
      <w:divBdr>
        <w:top w:val="none" w:sz="0" w:space="0" w:color="auto"/>
        <w:left w:val="none" w:sz="0" w:space="0" w:color="auto"/>
        <w:bottom w:val="none" w:sz="0" w:space="0" w:color="auto"/>
        <w:right w:val="none" w:sz="0" w:space="0" w:color="auto"/>
      </w:divBdr>
    </w:div>
    <w:div w:id="360522670">
      <w:bodyDiv w:val="1"/>
      <w:marLeft w:val="0"/>
      <w:marRight w:val="0"/>
      <w:marTop w:val="0"/>
      <w:marBottom w:val="0"/>
      <w:divBdr>
        <w:top w:val="none" w:sz="0" w:space="0" w:color="auto"/>
        <w:left w:val="none" w:sz="0" w:space="0" w:color="auto"/>
        <w:bottom w:val="none" w:sz="0" w:space="0" w:color="auto"/>
        <w:right w:val="none" w:sz="0" w:space="0" w:color="auto"/>
      </w:divBdr>
      <w:divsChild>
        <w:div w:id="1964072350">
          <w:marLeft w:val="0"/>
          <w:marRight w:val="0"/>
          <w:marTop w:val="0"/>
          <w:marBottom w:val="0"/>
          <w:divBdr>
            <w:top w:val="none" w:sz="0" w:space="0" w:color="auto"/>
            <w:left w:val="none" w:sz="0" w:space="0" w:color="auto"/>
            <w:bottom w:val="none" w:sz="0" w:space="0" w:color="auto"/>
            <w:right w:val="none" w:sz="0" w:space="0" w:color="auto"/>
          </w:divBdr>
          <w:divsChild>
            <w:div w:id="2062245504">
              <w:marLeft w:val="0"/>
              <w:marRight w:val="0"/>
              <w:marTop w:val="0"/>
              <w:marBottom w:val="0"/>
              <w:divBdr>
                <w:top w:val="none" w:sz="0" w:space="0" w:color="auto"/>
                <w:left w:val="none" w:sz="0" w:space="0" w:color="auto"/>
                <w:bottom w:val="none" w:sz="0" w:space="0" w:color="auto"/>
                <w:right w:val="none" w:sz="0" w:space="0" w:color="auto"/>
              </w:divBdr>
              <w:divsChild>
                <w:div w:id="1798836308">
                  <w:marLeft w:val="4200"/>
                  <w:marRight w:val="0"/>
                  <w:marTop w:val="0"/>
                  <w:marBottom w:val="0"/>
                  <w:divBdr>
                    <w:top w:val="none" w:sz="0" w:space="0" w:color="auto"/>
                    <w:left w:val="none" w:sz="0" w:space="0" w:color="auto"/>
                    <w:bottom w:val="none" w:sz="0" w:space="0" w:color="auto"/>
                    <w:right w:val="none" w:sz="0" w:space="0" w:color="auto"/>
                  </w:divBdr>
                  <w:divsChild>
                    <w:div w:id="783811760">
                      <w:marLeft w:val="0"/>
                      <w:marRight w:val="0"/>
                      <w:marTop w:val="0"/>
                      <w:marBottom w:val="0"/>
                      <w:divBdr>
                        <w:top w:val="none" w:sz="0" w:space="0" w:color="auto"/>
                        <w:left w:val="none" w:sz="0" w:space="0" w:color="auto"/>
                        <w:bottom w:val="none" w:sz="0" w:space="0" w:color="auto"/>
                        <w:right w:val="none" w:sz="0" w:space="0" w:color="auto"/>
                      </w:divBdr>
                      <w:divsChild>
                        <w:div w:id="1086614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85953695">
      <w:bodyDiv w:val="1"/>
      <w:marLeft w:val="0"/>
      <w:marRight w:val="0"/>
      <w:marTop w:val="0"/>
      <w:marBottom w:val="0"/>
      <w:divBdr>
        <w:top w:val="none" w:sz="0" w:space="0" w:color="auto"/>
        <w:left w:val="none" w:sz="0" w:space="0" w:color="auto"/>
        <w:bottom w:val="none" w:sz="0" w:space="0" w:color="auto"/>
        <w:right w:val="none" w:sz="0" w:space="0" w:color="auto"/>
      </w:divBdr>
      <w:divsChild>
        <w:div w:id="1161044458">
          <w:marLeft w:val="0"/>
          <w:marRight w:val="0"/>
          <w:marTop w:val="0"/>
          <w:marBottom w:val="0"/>
          <w:divBdr>
            <w:top w:val="none" w:sz="0" w:space="0" w:color="auto"/>
            <w:left w:val="none" w:sz="0" w:space="0" w:color="auto"/>
            <w:bottom w:val="none" w:sz="0" w:space="0" w:color="auto"/>
            <w:right w:val="none" w:sz="0" w:space="0" w:color="auto"/>
          </w:divBdr>
          <w:divsChild>
            <w:div w:id="1514226414">
              <w:marLeft w:val="0"/>
              <w:marRight w:val="0"/>
              <w:marTop w:val="0"/>
              <w:marBottom w:val="0"/>
              <w:divBdr>
                <w:top w:val="none" w:sz="0" w:space="0" w:color="auto"/>
                <w:left w:val="none" w:sz="0" w:space="0" w:color="auto"/>
                <w:bottom w:val="none" w:sz="0" w:space="0" w:color="auto"/>
                <w:right w:val="none" w:sz="0" w:space="0" w:color="auto"/>
              </w:divBdr>
              <w:divsChild>
                <w:div w:id="468520176">
                  <w:marLeft w:val="0"/>
                  <w:marRight w:val="0"/>
                  <w:marTop w:val="0"/>
                  <w:marBottom w:val="0"/>
                  <w:divBdr>
                    <w:top w:val="none" w:sz="0" w:space="0" w:color="auto"/>
                    <w:left w:val="none" w:sz="0" w:space="0" w:color="auto"/>
                    <w:bottom w:val="none" w:sz="0" w:space="0" w:color="auto"/>
                    <w:right w:val="none" w:sz="0" w:space="0" w:color="auto"/>
                  </w:divBdr>
                  <w:divsChild>
                    <w:div w:id="708454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8095211">
      <w:bodyDiv w:val="1"/>
      <w:marLeft w:val="0"/>
      <w:marRight w:val="0"/>
      <w:marTop w:val="0"/>
      <w:marBottom w:val="0"/>
      <w:divBdr>
        <w:top w:val="none" w:sz="0" w:space="0" w:color="auto"/>
        <w:left w:val="none" w:sz="0" w:space="0" w:color="auto"/>
        <w:bottom w:val="none" w:sz="0" w:space="0" w:color="auto"/>
        <w:right w:val="none" w:sz="0" w:space="0" w:color="auto"/>
      </w:divBdr>
      <w:divsChild>
        <w:div w:id="888154165">
          <w:marLeft w:val="0"/>
          <w:marRight w:val="0"/>
          <w:marTop w:val="0"/>
          <w:marBottom w:val="0"/>
          <w:divBdr>
            <w:top w:val="none" w:sz="0" w:space="0" w:color="auto"/>
            <w:left w:val="none" w:sz="0" w:space="0" w:color="auto"/>
            <w:bottom w:val="none" w:sz="0" w:space="0" w:color="auto"/>
            <w:right w:val="none" w:sz="0" w:space="0" w:color="auto"/>
          </w:divBdr>
          <w:divsChild>
            <w:div w:id="152650861">
              <w:marLeft w:val="0"/>
              <w:marRight w:val="0"/>
              <w:marTop w:val="0"/>
              <w:marBottom w:val="0"/>
              <w:divBdr>
                <w:top w:val="none" w:sz="0" w:space="0" w:color="auto"/>
                <w:left w:val="none" w:sz="0" w:space="0" w:color="auto"/>
                <w:bottom w:val="none" w:sz="0" w:space="0" w:color="auto"/>
                <w:right w:val="none" w:sz="0" w:space="0" w:color="auto"/>
              </w:divBdr>
              <w:divsChild>
                <w:div w:id="1660689400">
                  <w:marLeft w:val="0"/>
                  <w:marRight w:val="0"/>
                  <w:marTop w:val="0"/>
                  <w:marBottom w:val="300"/>
                  <w:divBdr>
                    <w:top w:val="none" w:sz="0" w:space="0" w:color="auto"/>
                    <w:left w:val="none" w:sz="0" w:space="0" w:color="auto"/>
                    <w:bottom w:val="none" w:sz="0" w:space="0" w:color="auto"/>
                    <w:right w:val="none" w:sz="0" w:space="0" w:color="auto"/>
                  </w:divBdr>
                  <w:divsChild>
                    <w:div w:id="108668693">
                      <w:marLeft w:val="0"/>
                      <w:marRight w:val="0"/>
                      <w:marTop w:val="0"/>
                      <w:marBottom w:val="450"/>
                      <w:divBdr>
                        <w:top w:val="none" w:sz="0" w:space="0" w:color="auto"/>
                        <w:left w:val="none" w:sz="0" w:space="0" w:color="auto"/>
                        <w:bottom w:val="none" w:sz="0" w:space="0" w:color="auto"/>
                        <w:right w:val="none" w:sz="0" w:space="0" w:color="auto"/>
                      </w:divBdr>
                      <w:divsChild>
                        <w:div w:id="1443458613">
                          <w:marLeft w:val="0"/>
                          <w:marRight w:val="0"/>
                          <w:marTop w:val="0"/>
                          <w:marBottom w:val="0"/>
                          <w:divBdr>
                            <w:top w:val="none" w:sz="0" w:space="0" w:color="auto"/>
                            <w:left w:val="none" w:sz="0" w:space="0" w:color="auto"/>
                            <w:bottom w:val="none" w:sz="0" w:space="0" w:color="auto"/>
                            <w:right w:val="none" w:sz="0" w:space="0" w:color="auto"/>
                          </w:divBdr>
                          <w:divsChild>
                            <w:div w:id="2101675234">
                              <w:marLeft w:val="0"/>
                              <w:marRight w:val="0"/>
                              <w:marTop w:val="0"/>
                              <w:marBottom w:val="0"/>
                              <w:divBdr>
                                <w:top w:val="none" w:sz="0" w:space="0" w:color="auto"/>
                                <w:left w:val="none" w:sz="0" w:space="0" w:color="auto"/>
                                <w:bottom w:val="none" w:sz="0" w:space="0" w:color="auto"/>
                                <w:right w:val="none" w:sz="0" w:space="0" w:color="auto"/>
                              </w:divBdr>
                              <w:divsChild>
                                <w:div w:id="41903151">
                                  <w:marLeft w:val="0"/>
                                  <w:marRight w:val="0"/>
                                  <w:marTop w:val="0"/>
                                  <w:marBottom w:val="0"/>
                                  <w:divBdr>
                                    <w:top w:val="none" w:sz="0" w:space="0" w:color="auto"/>
                                    <w:left w:val="none" w:sz="0" w:space="0" w:color="auto"/>
                                    <w:bottom w:val="none" w:sz="0" w:space="0" w:color="auto"/>
                                    <w:right w:val="none" w:sz="0" w:space="0" w:color="auto"/>
                                  </w:divBdr>
                                  <w:divsChild>
                                    <w:div w:id="645815980">
                                      <w:marLeft w:val="0"/>
                                      <w:marRight w:val="0"/>
                                      <w:marTop w:val="0"/>
                                      <w:marBottom w:val="0"/>
                                      <w:divBdr>
                                        <w:top w:val="none" w:sz="0" w:space="0" w:color="auto"/>
                                        <w:left w:val="none" w:sz="0" w:space="0" w:color="auto"/>
                                        <w:bottom w:val="none" w:sz="0" w:space="0" w:color="auto"/>
                                        <w:right w:val="none" w:sz="0" w:space="0" w:color="auto"/>
                                      </w:divBdr>
                                      <w:divsChild>
                                        <w:div w:id="756942437">
                                          <w:marLeft w:val="0"/>
                                          <w:marRight w:val="0"/>
                                          <w:marTop w:val="0"/>
                                          <w:marBottom w:val="75"/>
                                          <w:divBdr>
                                            <w:top w:val="none" w:sz="0" w:space="0" w:color="auto"/>
                                            <w:left w:val="none" w:sz="0" w:space="0" w:color="auto"/>
                                            <w:bottom w:val="none" w:sz="0" w:space="0" w:color="auto"/>
                                            <w:right w:val="none" w:sz="0" w:space="0" w:color="auto"/>
                                          </w:divBdr>
                                          <w:divsChild>
                                            <w:div w:id="580797839">
                                              <w:marLeft w:val="0"/>
                                              <w:marRight w:val="0"/>
                                              <w:marTop w:val="0"/>
                                              <w:marBottom w:val="0"/>
                                              <w:divBdr>
                                                <w:top w:val="none" w:sz="0" w:space="0" w:color="auto"/>
                                                <w:left w:val="none" w:sz="0" w:space="0" w:color="auto"/>
                                                <w:bottom w:val="none" w:sz="0" w:space="0" w:color="auto"/>
                                                <w:right w:val="none" w:sz="0" w:space="0" w:color="auto"/>
                                              </w:divBdr>
                                              <w:divsChild>
                                                <w:div w:id="468011501">
                                                  <w:marLeft w:val="0"/>
                                                  <w:marRight w:val="0"/>
                                                  <w:marTop w:val="0"/>
                                                  <w:marBottom w:val="0"/>
                                                  <w:divBdr>
                                                    <w:top w:val="none" w:sz="0" w:space="0" w:color="auto"/>
                                                    <w:left w:val="none" w:sz="0" w:space="0" w:color="auto"/>
                                                    <w:bottom w:val="none" w:sz="0" w:space="0" w:color="auto"/>
                                                    <w:right w:val="none" w:sz="0" w:space="0" w:color="auto"/>
                                                  </w:divBdr>
                                                  <w:divsChild>
                                                    <w:div w:id="360284143">
                                                      <w:marLeft w:val="600"/>
                                                      <w:marRight w:val="0"/>
                                                      <w:marTop w:val="180"/>
                                                      <w:marBottom w:val="180"/>
                                                      <w:divBdr>
                                                        <w:top w:val="none" w:sz="0" w:space="0" w:color="auto"/>
                                                        <w:left w:val="none" w:sz="0" w:space="0" w:color="auto"/>
                                                        <w:bottom w:val="none" w:sz="0" w:space="0" w:color="auto"/>
                                                        <w:right w:val="none" w:sz="0" w:space="0" w:color="auto"/>
                                                      </w:divBdr>
                                                      <w:divsChild>
                                                        <w:div w:id="751849505">
                                                          <w:marLeft w:val="0"/>
                                                          <w:marRight w:val="0"/>
                                                          <w:marTop w:val="0"/>
                                                          <w:marBottom w:val="0"/>
                                                          <w:divBdr>
                                                            <w:top w:val="none" w:sz="0" w:space="0" w:color="auto"/>
                                                            <w:left w:val="none" w:sz="0" w:space="0" w:color="auto"/>
                                                            <w:bottom w:val="none" w:sz="0" w:space="0" w:color="auto"/>
                                                            <w:right w:val="none" w:sz="0" w:space="0" w:color="auto"/>
                                                          </w:divBdr>
                                                          <w:divsChild>
                                                            <w:div w:id="957494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404449769">
      <w:bodyDiv w:val="1"/>
      <w:marLeft w:val="0"/>
      <w:marRight w:val="0"/>
      <w:marTop w:val="0"/>
      <w:marBottom w:val="0"/>
      <w:divBdr>
        <w:top w:val="none" w:sz="0" w:space="0" w:color="auto"/>
        <w:left w:val="none" w:sz="0" w:space="0" w:color="auto"/>
        <w:bottom w:val="none" w:sz="0" w:space="0" w:color="auto"/>
        <w:right w:val="none" w:sz="0" w:space="0" w:color="auto"/>
      </w:divBdr>
      <w:divsChild>
        <w:div w:id="518547260">
          <w:marLeft w:val="0"/>
          <w:marRight w:val="0"/>
          <w:marTop w:val="0"/>
          <w:marBottom w:val="0"/>
          <w:divBdr>
            <w:top w:val="none" w:sz="0" w:space="0" w:color="auto"/>
            <w:left w:val="none" w:sz="0" w:space="0" w:color="auto"/>
            <w:bottom w:val="none" w:sz="0" w:space="0" w:color="auto"/>
            <w:right w:val="none" w:sz="0" w:space="0" w:color="auto"/>
          </w:divBdr>
          <w:divsChild>
            <w:div w:id="1696426102">
              <w:marLeft w:val="0"/>
              <w:marRight w:val="0"/>
              <w:marTop w:val="0"/>
              <w:marBottom w:val="0"/>
              <w:divBdr>
                <w:top w:val="none" w:sz="0" w:space="0" w:color="auto"/>
                <w:left w:val="none" w:sz="0" w:space="0" w:color="auto"/>
                <w:bottom w:val="none" w:sz="0" w:space="0" w:color="auto"/>
                <w:right w:val="none" w:sz="0" w:space="0" w:color="auto"/>
              </w:divBdr>
              <w:divsChild>
                <w:div w:id="1669941379">
                  <w:marLeft w:val="0"/>
                  <w:marRight w:val="0"/>
                  <w:marTop w:val="0"/>
                  <w:marBottom w:val="0"/>
                  <w:divBdr>
                    <w:top w:val="none" w:sz="0" w:space="0" w:color="auto"/>
                    <w:left w:val="none" w:sz="0" w:space="0" w:color="auto"/>
                    <w:bottom w:val="none" w:sz="0" w:space="0" w:color="auto"/>
                    <w:right w:val="none" w:sz="0" w:space="0" w:color="auto"/>
                  </w:divBdr>
                  <w:divsChild>
                    <w:div w:id="1038505519">
                      <w:marLeft w:val="0"/>
                      <w:marRight w:val="0"/>
                      <w:marTop w:val="0"/>
                      <w:marBottom w:val="0"/>
                      <w:divBdr>
                        <w:top w:val="none" w:sz="0" w:space="0" w:color="auto"/>
                        <w:left w:val="none" w:sz="0" w:space="0" w:color="auto"/>
                        <w:bottom w:val="none" w:sz="0" w:space="0" w:color="auto"/>
                        <w:right w:val="none" w:sz="0" w:space="0" w:color="auto"/>
                      </w:divBdr>
                      <w:divsChild>
                        <w:div w:id="1008827906">
                          <w:marLeft w:val="-1350"/>
                          <w:marRight w:val="-13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06420343">
      <w:bodyDiv w:val="1"/>
      <w:marLeft w:val="0"/>
      <w:marRight w:val="0"/>
      <w:marTop w:val="0"/>
      <w:marBottom w:val="0"/>
      <w:divBdr>
        <w:top w:val="none" w:sz="0" w:space="0" w:color="auto"/>
        <w:left w:val="none" w:sz="0" w:space="0" w:color="auto"/>
        <w:bottom w:val="none" w:sz="0" w:space="0" w:color="auto"/>
        <w:right w:val="none" w:sz="0" w:space="0" w:color="auto"/>
      </w:divBdr>
      <w:divsChild>
        <w:div w:id="659620361">
          <w:marLeft w:val="0"/>
          <w:marRight w:val="0"/>
          <w:marTop w:val="0"/>
          <w:marBottom w:val="0"/>
          <w:divBdr>
            <w:top w:val="none" w:sz="0" w:space="0" w:color="auto"/>
            <w:left w:val="none" w:sz="0" w:space="0" w:color="auto"/>
            <w:bottom w:val="none" w:sz="0" w:space="0" w:color="auto"/>
            <w:right w:val="none" w:sz="0" w:space="0" w:color="auto"/>
          </w:divBdr>
          <w:divsChild>
            <w:div w:id="140736098">
              <w:marLeft w:val="0"/>
              <w:marRight w:val="0"/>
              <w:marTop w:val="0"/>
              <w:marBottom w:val="0"/>
              <w:divBdr>
                <w:top w:val="none" w:sz="0" w:space="0" w:color="auto"/>
                <w:left w:val="none" w:sz="0" w:space="0" w:color="auto"/>
                <w:bottom w:val="none" w:sz="0" w:space="0" w:color="auto"/>
                <w:right w:val="none" w:sz="0" w:space="0" w:color="auto"/>
              </w:divBdr>
              <w:divsChild>
                <w:div w:id="1130972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5759998">
      <w:bodyDiv w:val="1"/>
      <w:marLeft w:val="0"/>
      <w:marRight w:val="0"/>
      <w:marTop w:val="0"/>
      <w:marBottom w:val="0"/>
      <w:divBdr>
        <w:top w:val="none" w:sz="0" w:space="0" w:color="auto"/>
        <w:left w:val="none" w:sz="0" w:space="0" w:color="auto"/>
        <w:bottom w:val="none" w:sz="0" w:space="0" w:color="auto"/>
        <w:right w:val="none" w:sz="0" w:space="0" w:color="auto"/>
      </w:divBdr>
    </w:div>
    <w:div w:id="496698402">
      <w:bodyDiv w:val="1"/>
      <w:marLeft w:val="0"/>
      <w:marRight w:val="0"/>
      <w:marTop w:val="0"/>
      <w:marBottom w:val="0"/>
      <w:divBdr>
        <w:top w:val="none" w:sz="0" w:space="0" w:color="auto"/>
        <w:left w:val="none" w:sz="0" w:space="0" w:color="auto"/>
        <w:bottom w:val="none" w:sz="0" w:space="0" w:color="auto"/>
        <w:right w:val="none" w:sz="0" w:space="0" w:color="auto"/>
      </w:divBdr>
    </w:div>
    <w:div w:id="583152812">
      <w:bodyDiv w:val="1"/>
      <w:marLeft w:val="0"/>
      <w:marRight w:val="0"/>
      <w:marTop w:val="0"/>
      <w:marBottom w:val="0"/>
      <w:divBdr>
        <w:top w:val="none" w:sz="0" w:space="0" w:color="auto"/>
        <w:left w:val="none" w:sz="0" w:space="0" w:color="auto"/>
        <w:bottom w:val="none" w:sz="0" w:space="0" w:color="auto"/>
        <w:right w:val="none" w:sz="0" w:space="0" w:color="auto"/>
      </w:divBdr>
      <w:divsChild>
        <w:div w:id="1748379468">
          <w:marLeft w:val="0"/>
          <w:marRight w:val="0"/>
          <w:marTop w:val="0"/>
          <w:marBottom w:val="0"/>
          <w:divBdr>
            <w:top w:val="none" w:sz="0" w:space="0" w:color="auto"/>
            <w:left w:val="none" w:sz="0" w:space="0" w:color="auto"/>
            <w:bottom w:val="none" w:sz="0" w:space="0" w:color="auto"/>
            <w:right w:val="none" w:sz="0" w:space="0" w:color="auto"/>
          </w:divBdr>
          <w:divsChild>
            <w:div w:id="918909866">
              <w:marLeft w:val="0"/>
              <w:marRight w:val="0"/>
              <w:marTop w:val="0"/>
              <w:marBottom w:val="0"/>
              <w:divBdr>
                <w:top w:val="none" w:sz="0" w:space="0" w:color="auto"/>
                <w:left w:val="none" w:sz="0" w:space="0" w:color="auto"/>
                <w:bottom w:val="none" w:sz="0" w:space="0" w:color="auto"/>
                <w:right w:val="none" w:sz="0" w:space="0" w:color="auto"/>
              </w:divBdr>
              <w:divsChild>
                <w:div w:id="147787712">
                  <w:marLeft w:val="4200"/>
                  <w:marRight w:val="0"/>
                  <w:marTop w:val="0"/>
                  <w:marBottom w:val="0"/>
                  <w:divBdr>
                    <w:top w:val="none" w:sz="0" w:space="0" w:color="auto"/>
                    <w:left w:val="none" w:sz="0" w:space="0" w:color="auto"/>
                    <w:bottom w:val="none" w:sz="0" w:space="0" w:color="auto"/>
                    <w:right w:val="none" w:sz="0" w:space="0" w:color="auto"/>
                  </w:divBdr>
                  <w:divsChild>
                    <w:div w:id="1783959450">
                      <w:marLeft w:val="0"/>
                      <w:marRight w:val="0"/>
                      <w:marTop w:val="0"/>
                      <w:marBottom w:val="0"/>
                      <w:divBdr>
                        <w:top w:val="none" w:sz="0" w:space="0" w:color="auto"/>
                        <w:left w:val="none" w:sz="0" w:space="0" w:color="auto"/>
                        <w:bottom w:val="none" w:sz="0" w:space="0" w:color="auto"/>
                        <w:right w:val="none" w:sz="0" w:space="0" w:color="auto"/>
                      </w:divBdr>
                      <w:divsChild>
                        <w:div w:id="1960333344">
                          <w:marLeft w:val="0"/>
                          <w:marRight w:val="0"/>
                          <w:marTop w:val="0"/>
                          <w:marBottom w:val="0"/>
                          <w:divBdr>
                            <w:top w:val="none" w:sz="0" w:space="0" w:color="auto"/>
                            <w:left w:val="none" w:sz="0" w:space="0" w:color="auto"/>
                            <w:bottom w:val="none" w:sz="0" w:space="0" w:color="auto"/>
                            <w:right w:val="none" w:sz="0" w:space="0" w:color="auto"/>
                          </w:divBdr>
                          <w:divsChild>
                            <w:div w:id="1138573516">
                              <w:marLeft w:val="0"/>
                              <w:marRight w:val="0"/>
                              <w:marTop w:val="0"/>
                              <w:marBottom w:val="0"/>
                              <w:divBdr>
                                <w:top w:val="none" w:sz="0" w:space="0" w:color="auto"/>
                                <w:left w:val="none" w:sz="0" w:space="0" w:color="auto"/>
                                <w:bottom w:val="none" w:sz="0" w:space="0" w:color="auto"/>
                                <w:right w:val="none" w:sz="0" w:space="0" w:color="auto"/>
                              </w:divBdr>
                              <w:divsChild>
                                <w:div w:id="1960603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22419886">
      <w:bodyDiv w:val="1"/>
      <w:marLeft w:val="0"/>
      <w:marRight w:val="0"/>
      <w:marTop w:val="0"/>
      <w:marBottom w:val="0"/>
      <w:divBdr>
        <w:top w:val="none" w:sz="0" w:space="0" w:color="auto"/>
        <w:left w:val="none" w:sz="0" w:space="0" w:color="auto"/>
        <w:bottom w:val="none" w:sz="0" w:space="0" w:color="auto"/>
        <w:right w:val="none" w:sz="0" w:space="0" w:color="auto"/>
      </w:divBdr>
      <w:divsChild>
        <w:div w:id="1035227473">
          <w:marLeft w:val="0"/>
          <w:marRight w:val="0"/>
          <w:marTop w:val="0"/>
          <w:marBottom w:val="0"/>
          <w:divBdr>
            <w:top w:val="none" w:sz="0" w:space="0" w:color="auto"/>
            <w:left w:val="none" w:sz="0" w:space="0" w:color="auto"/>
            <w:bottom w:val="none" w:sz="0" w:space="0" w:color="auto"/>
            <w:right w:val="none" w:sz="0" w:space="0" w:color="auto"/>
          </w:divBdr>
          <w:divsChild>
            <w:div w:id="1694916840">
              <w:marLeft w:val="0"/>
              <w:marRight w:val="0"/>
              <w:marTop w:val="0"/>
              <w:marBottom w:val="0"/>
              <w:divBdr>
                <w:top w:val="none" w:sz="0" w:space="0" w:color="auto"/>
                <w:left w:val="none" w:sz="0" w:space="0" w:color="auto"/>
                <w:bottom w:val="none" w:sz="0" w:space="0" w:color="auto"/>
                <w:right w:val="none" w:sz="0" w:space="0" w:color="auto"/>
              </w:divBdr>
              <w:divsChild>
                <w:div w:id="1383674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8822430">
      <w:bodyDiv w:val="1"/>
      <w:marLeft w:val="0"/>
      <w:marRight w:val="0"/>
      <w:marTop w:val="0"/>
      <w:marBottom w:val="0"/>
      <w:divBdr>
        <w:top w:val="none" w:sz="0" w:space="0" w:color="auto"/>
        <w:left w:val="none" w:sz="0" w:space="0" w:color="auto"/>
        <w:bottom w:val="none" w:sz="0" w:space="0" w:color="auto"/>
        <w:right w:val="none" w:sz="0" w:space="0" w:color="auto"/>
      </w:divBdr>
      <w:divsChild>
        <w:div w:id="1665939190">
          <w:marLeft w:val="0"/>
          <w:marRight w:val="0"/>
          <w:marTop w:val="0"/>
          <w:marBottom w:val="0"/>
          <w:divBdr>
            <w:top w:val="none" w:sz="0" w:space="0" w:color="auto"/>
            <w:left w:val="none" w:sz="0" w:space="0" w:color="auto"/>
            <w:bottom w:val="none" w:sz="0" w:space="0" w:color="auto"/>
            <w:right w:val="none" w:sz="0" w:space="0" w:color="auto"/>
          </w:divBdr>
          <w:divsChild>
            <w:div w:id="1726832676">
              <w:marLeft w:val="0"/>
              <w:marRight w:val="0"/>
              <w:marTop w:val="0"/>
              <w:marBottom w:val="0"/>
              <w:divBdr>
                <w:top w:val="none" w:sz="0" w:space="0" w:color="auto"/>
                <w:left w:val="none" w:sz="0" w:space="0" w:color="auto"/>
                <w:bottom w:val="none" w:sz="0" w:space="0" w:color="auto"/>
                <w:right w:val="none" w:sz="0" w:space="0" w:color="auto"/>
              </w:divBdr>
              <w:divsChild>
                <w:div w:id="1279067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9212535">
      <w:bodyDiv w:val="1"/>
      <w:marLeft w:val="0"/>
      <w:marRight w:val="0"/>
      <w:marTop w:val="0"/>
      <w:marBottom w:val="0"/>
      <w:divBdr>
        <w:top w:val="none" w:sz="0" w:space="0" w:color="auto"/>
        <w:left w:val="none" w:sz="0" w:space="0" w:color="auto"/>
        <w:bottom w:val="none" w:sz="0" w:space="0" w:color="auto"/>
        <w:right w:val="none" w:sz="0" w:space="0" w:color="auto"/>
      </w:divBdr>
      <w:divsChild>
        <w:div w:id="1378435267">
          <w:marLeft w:val="0"/>
          <w:marRight w:val="0"/>
          <w:marTop w:val="0"/>
          <w:marBottom w:val="0"/>
          <w:divBdr>
            <w:top w:val="none" w:sz="0" w:space="0" w:color="auto"/>
            <w:left w:val="none" w:sz="0" w:space="0" w:color="auto"/>
            <w:bottom w:val="none" w:sz="0" w:space="0" w:color="auto"/>
            <w:right w:val="none" w:sz="0" w:space="0" w:color="auto"/>
          </w:divBdr>
          <w:divsChild>
            <w:div w:id="1239629013">
              <w:marLeft w:val="0"/>
              <w:marRight w:val="0"/>
              <w:marTop w:val="0"/>
              <w:marBottom w:val="0"/>
              <w:divBdr>
                <w:top w:val="none" w:sz="0" w:space="0" w:color="auto"/>
                <w:left w:val="none" w:sz="0" w:space="0" w:color="auto"/>
                <w:bottom w:val="none" w:sz="0" w:space="0" w:color="auto"/>
                <w:right w:val="none" w:sz="0" w:space="0" w:color="auto"/>
              </w:divBdr>
              <w:divsChild>
                <w:div w:id="480924526">
                  <w:marLeft w:val="0"/>
                  <w:marRight w:val="0"/>
                  <w:marTop w:val="0"/>
                  <w:marBottom w:val="0"/>
                  <w:divBdr>
                    <w:top w:val="none" w:sz="0" w:space="0" w:color="auto"/>
                    <w:left w:val="none" w:sz="0" w:space="0" w:color="auto"/>
                    <w:bottom w:val="none" w:sz="0" w:space="0" w:color="auto"/>
                    <w:right w:val="none" w:sz="0" w:space="0" w:color="auto"/>
                  </w:divBdr>
                  <w:divsChild>
                    <w:div w:id="580791747">
                      <w:marLeft w:val="0"/>
                      <w:marRight w:val="0"/>
                      <w:marTop w:val="0"/>
                      <w:marBottom w:val="0"/>
                      <w:divBdr>
                        <w:top w:val="none" w:sz="0" w:space="0" w:color="auto"/>
                        <w:left w:val="none" w:sz="0" w:space="0" w:color="auto"/>
                        <w:bottom w:val="none" w:sz="0" w:space="0" w:color="auto"/>
                        <w:right w:val="none" w:sz="0" w:space="0" w:color="auto"/>
                      </w:divBdr>
                      <w:divsChild>
                        <w:div w:id="1803040512">
                          <w:marLeft w:val="0"/>
                          <w:marRight w:val="0"/>
                          <w:marTop w:val="0"/>
                          <w:marBottom w:val="0"/>
                          <w:divBdr>
                            <w:top w:val="none" w:sz="0" w:space="0" w:color="auto"/>
                            <w:left w:val="none" w:sz="0" w:space="0" w:color="auto"/>
                            <w:bottom w:val="none" w:sz="0" w:space="0" w:color="auto"/>
                            <w:right w:val="none" w:sz="0" w:space="0" w:color="auto"/>
                          </w:divBdr>
                          <w:divsChild>
                            <w:div w:id="1929532498">
                              <w:marLeft w:val="150"/>
                              <w:marRight w:val="150"/>
                              <w:marTop w:val="150"/>
                              <w:marBottom w:val="150"/>
                              <w:divBdr>
                                <w:top w:val="none" w:sz="0" w:space="0" w:color="auto"/>
                                <w:left w:val="none" w:sz="0" w:space="0" w:color="auto"/>
                                <w:bottom w:val="none" w:sz="0" w:space="0" w:color="auto"/>
                                <w:right w:val="none" w:sz="0" w:space="0" w:color="auto"/>
                              </w:divBdr>
                              <w:divsChild>
                                <w:div w:id="502085555">
                                  <w:marLeft w:val="0"/>
                                  <w:marRight w:val="0"/>
                                  <w:marTop w:val="0"/>
                                  <w:marBottom w:val="0"/>
                                  <w:divBdr>
                                    <w:top w:val="none" w:sz="0" w:space="0" w:color="auto"/>
                                    <w:left w:val="none" w:sz="0" w:space="0" w:color="auto"/>
                                    <w:bottom w:val="none" w:sz="0" w:space="0" w:color="auto"/>
                                    <w:right w:val="none" w:sz="0" w:space="0" w:color="auto"/>
                                  </w:divBdr>
                                  <w:divsChild>
                                    <w:div w:id="1031765061">
                                      <w:marLeft w:val="0"/>
                                      <w:marRight w:val="0"/>
                                      <w:marTop w:val="0"/>
                                      <w:marBottom w:val="0"/>
                                      <w:divBdr>
                                        <w:top w:val="none" w:sz="0" w:space="0" w:color="auto"/>
                                        <w:left w:val="none" w:sz="0" w:space="0" w:color="auto"/>
                                        <w:bottom w:val="none" w:sz="0" w:space="0" w:color="auto"/>
                                        <w:right w:val="none" w:sz="0" w:space="0" w:color="auto"/>
                                      </w:divBdr>
                                      <w:divsChild>
                                        <w:div w:id="192499953">
                                          <w:marLeft w:val="0"/>
                                          <w:marRight w:val="0"/>
                                          <w:marTop w:val="0"/>
                                          <w:marBottom w:val="0"/>
                                          <w:divBdr>
                                            <w:top w:val="none" w:sz="0" w:space="0" w:color="auto"/>
                                            <w:left w:val="none" w:sz="0" w:space="0" w:color="auto"/>
                                            <w:bottom w:val="none" w:sz="0" w:space="0" w:color="auto"/>
                                            <w:right w:val="none" w:sz="0" w:space="0" w:color="auto"/>
                                          </w:divBdr>
                                          <w:divsChild>
                                            <w:div w:id="746805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55567825">
      <w:bodyDiv w:val="1"/>
      <w:marLeft w:val="0"/>
      <w:marRight w:val="0"/>
      <w:marTop w:val="0"/>
      <w:marBottom w:val="0"/>
      <w:divBdr>
        <w:top w:val="none" w:sz="0" w:space="0" w:color="auto"/>
        <w:left w:val="none" w:sz="0" w:space="0" w:color="auto"/>
        <w:bottom w:val="none" w:sz="0" w:space="0" w:color="auto"/>
        <w:right w:val="none" w:sz="0" w:space="0" w:color="auto"/>
      </w:divBdr>
      <w:divsChild>
        <w:div w:id="1004436540">
          <w:marLeft w:val="0"/>
          <w:marRight w:val="0"/>
          <w:marTop w:val="0"/>
          <w:marBottom w:val="0"/>
          <w:divBdr>
            <w:top w:val="none" w:sz="0" w:space="0" w:color="auto"/>
            <w:left w:val="none" w:sz="0" w:space="0" w:color="auto"/>
            <w:bottom w:val="none" w:sz="0" w:space="0" w:color="auto"/>
            <w:right w:val="none" w:sz="0" w:space="0" w:color="auto"/>
          </w:divBdr>
          <w:divsChild>
            <w:div w:id="1236361698">
              <w:marLeft w:val="0"/>
              <w:marRight w:val="0"/>
              <w:marTop w:val="0"/>
              <w:marBottom w:val="0"/>
              <w:divBdr>
                <w:top w:val="none" w:sz="0" w:space="0" w:color="auto"/>
                <w:left w:val="none" w:sz="0" w:space="0" w:color="auto"/>
                <w:bottom w:val="none" w:sz="0" w:space="0" w:color="auto"/>
                <w:right w:val="none" w:sz="0" w:space="0" w:color="auto"/>
              </w:divBdr>
              <w:divsChild>
                <w:div w:id="508058345">
                  <w:marLeft w:val="0"/>
                  <w:marRight w:val="0"/>
                  <w:marTop w:val="0"/>
                  <w:marBottom w:val="0"/>
                  <w:divBdr>
                    <w:top w:val="none" w:sz="0" w:space="0" w:color="auto"/>
                    <w:left w:val="none" w:sz="0" w:space="0" w:color="auto"/>
                    <w:bottom w:val="none" w:sz="0" w:space="0" w:color="auto"/>
                    <w:right w:val="none" w:sz="0" w:space="0" w:color="auto"/>
                  </w:divBdr>
                  <w:divsChild>
                    <w:div w:id="1302269617">
                      <w:marLeft w:val="0"/>
                      <w:marRight w:val="0"/>
                      <w:marTop w:val="0"/>
                      <w:marBottom w:val="0"/>
                      <w:divBdr>
                        <w:top w:val="none" w:sz="0" w:space="0" w:color="auto"/>
                        <w:left w:val="none" w:sz="0" w:space="0" w:color="auto"/>
                        <w:bottom w:val="none" w:sz="0" w:space="0" w:color="auto"/>
                        <w:right w:val="none" w:sz="0" w:space="0" w:color="auto"/>
                      </w:divBdr>
                      <w:divsChild>
                        <w:div w:id="1492065641">
                          <w:marLeft w:val="0"/>
                          <w:marRight w:val="0"/>
                          <w:marTop w:val="0"/>
                          <w:marBottom w:val="0"/>
                          <w:divBdr>
                            <w:top w:val="none" w:sz="0" w:space="0" w:color="auto"/>
                            <w:left w:val="none" w:sz="0" w:space="0" w:color="auto"/>
                            <w:bottom w:val="none" w:sz="0" w:space="0" w:color="auto"/>
                            <w:right w:val="none" w:sz="0" w:space="0" w:color="auto"/>
                          </w:divBdr>
                          <w:divsChild>
                            <w:div w:id="1261640274">
                              <w:marLeft w:val="0"/>
                              <w:marRight w:val="0"/>
                              <w:marTop w:val="0"/>
                              <w:marBottom w:val="0"/>
                              <w:divBdr>
                                <w:top w:val="none" w:sz="0" w:space="0" w:color="auto"/>
                                <w:left w:val="none" w:sz="0" w:space="0" w:color="auto"/>
                                <w:bottom w:val="none" w:sz="0" w:space="0" w:color="auto"/>
                                <w:right w:val="none" w:sz="0" w:space="0" w:color="auto"/>
                              </w:divBdr>
                              <w:divsChild>
                                <w:div w:id="1159268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64211472">
      <w:bodyDiv w:val="1"/>
      <w:marLeft w:val="0"/>
      <w:marRight w:val="0"/>
      <w:marTop w:val="0"/>
      <w:marBottom w:val="0"/>
      <w:divBdr>
        <w:top w:val="none" w:sz="0" w:space="0" w:color="auto"/>
        <w:left w:val="none" w:sz="0" w:space="0" w:color="auto"/>
        <w:bottom w:val="none" w:sz="0" w:space="0" w:color="auto"/>
        <w:right w:val="none" w:sz="0" w:space="0" w:color="auto"/>
      </w:divBdr>
    </w:div>
    <w:div w:id="694623797">
      <w:bodyDiv w:val="1"/>
      <w:marLeft w:val="0"/>
      <w:marRight w:val="0"/>
      <w:marTop w:val="0"/>
      <w:marBottom w:val="0"/>
      <w:divBdr>
        <w:top w:val="none" w:sz="0" w:space="0" w:color="auto"/>
        <w:left w:val="none" w:sz="0" w:space="0" w:color="auto"/>
        <w:bottom w:val="none" w:sz="0" w:space="0" w:color="auto"/>
        <w:right w:val="none" w:sz="0" w:space="0" w:color="auto"/>
      </w:divBdr>
    </w:div>
    <w:div w:id="701174738">
      <w:bodyDiv w:val="1"/>
      <w:marLeft w:val="0"/>
      <w:marRight w:val="0"/>
      <w:marTop w:val="0"/>
      <w:marBottom w:val="0"/>
      <w:divBdr>
        <w:top w:val="none" w:sz="0" w:space="0" w:color="auto"/>
        <w:left w:val="none" w:sz="0" w:space="0" w:color="auto"/>
        <w:bottom w:val="none" w:sz="0" w:space="0" w:color="auto"/>
        <w:right w:val="none" w:sz="0" w:space="0" w:color="auto"/>
      </w:divBdr>
      <w:divsChild>
        <w:div w:id="421099983">
          <w:marLeft w:val="274"/>
          <w:marRight w:val="0"/>
          <w:marTop w:val="0"/>
          <w:marBottom w:val="68"/>
          <w:divBdr>
            <w:top w:val="none" w:sz="0" w:space="0" w:color="auto"/>
            <w:left w:val="none" w:sz="0" w:space="0" w:color="auto"/>
            <w:bottom w:val="none" w:sz="0" w:space="0" w:color="auto"/>
            <w:right w:val="none" w:sz="0" w:space="0" w:color="auto"/>
          </w:divBdr>
        </w:div>
      </w:divsChild>
    </w:div>
    <w:div w:id="701440350">
      <w:bodyDiv w:val="1"/>
      <w:marLeft w:val="0"/>
      <w:marRight w:val="0"/>
      <w:marTop w:val="0"/>
      <w:marBottom w:val="0"/>
      <w:divBdr>
        <w:top w:val="none" w:sz="0" w:space="0" w:color="auto"/>
        <w:left w:val="none" w:sz="0" w:space="0" w:color="auto"/>
        <w:bottom w:val="none" w:sz="0" w:space="0" w:color="auto"/>
        <w:right w:val="none" w:sz="0" w:space="0" w:color="auto"/>
      </w:divBdr>
      <w:divsChild>
        <w:div w:id="1834225426">
          <w:marLeft w:val="0"/>
          <w:marRight w:val="0"/>
          <w:marTop w:val="0"/>
          <w:marBottom w:val="0"/>
          <w:divBdr>
            <w:top w:val="none" w:sz="0" w:space="0" w:color="auto"/>
            <w:left w:val="none" w:sz="0" w:space="0" w:color="auto"/>
            <w:bottom w:val="none" w:sz="0" w:space="0" w:color="auto"/>
            <w:right w:val="none" w:sz="0" w:space="0" w:color="auto"/>
          </w:divBdr>
          <w:divsChild>
            <w:div w:id="1635210002">
              <w:marLeft w:val="0"/>
              <w:marRight w:val="0"/>
              <w:marTop w:val="0"/>
              <w:marBottom w:val="0"/>
              <w:divBdr>
                <w:top w:val="none" w:sz="0" w:space="0" w:color="auto"/>
                <w:left w:val="none" w:sz="0" w:space="0" w:color="auto"/>
                <w:bottom w:val="none" w:sz="0" w:space="0" w:color="auto"/>
                <w:right w:val="none" w:sz="0" w:space="0" w:color="auto"/>
              </w:divBdr>
              <w:divsChild>
                <w:div w:id="149444006">
                  <w:marLeft w:val="0"/>
                  <w:marRight w:val="0"/>
                  <w:marTop w:val="0"/>
                  <w:marBottom w:val="0"/>
                  <w:divBdr>
                    <w:top w:val="none" w:sz="0" w:space="0" w:color="auto"/>
                    <w:left w:val="none" w:sz="0" w:space="0" w:color="auto"/>
                    <w:bottom w:val="none" w:sz="0" w:space="0" w:color="auto"/>
                    <w:right w:val="none" w:sz="0" w:space="0" w:color="auto"/>
                  </w:divBdr>
                  <w:divsChild>
                    <w:div w:id="709303121">
                      <w:marLeft w:val="0"/>
                      <w:marRight w:val="0"/>
                      <w:marTop w:val="0"/>
                      <w:marBottom w:val="0"/>
                      <w:divBdr>
                        <w:top w:val="none" w:sz="0" w:space="0" w:color="auto"/>
                        <w:left w:val="none" w:sz="0" w:space="0" w:color="auto"/>
                        <w:bottom w:val="none" w:sz="0" w:space="0" w:color="auto"/>
                        <w:right w:val="none" w:sz="0" w:space="0" w:color="auto"/>
                      </w:divBdr>
                      <w:divsChild>
                        <w:div w:id="1193886365">
                          <w:marLeft w:val="0"/>
                          <w:marRight w:val="0"/>
                          <w:marTop w:val="0"/>
                          <w:marBottom w:val="0"/>
                          <w:divBdr>
                            <w:top w:val="none" w:sz="0" w:space="0" w:color="auto"/>
                            <w:left w:val="none" w:sz="0" w:space="0" w:color="auto"/>
                            <w:bottom w:val="none" w:sz="0" w:space="0" w:color="auto"/>
                            <w:right w:val="none" w:sz="0" w:space="0" w:color="auto"/>
                          </w:divBdr>
                          <w:divsChild>
                            <w:div w:id="2132091938">
                              <w:marLeft w:val="0"/>
                              <w:marRight w:val="0"/>
                              <w:marTop w:val="0"/>
                              <w:marBottom w:val="0"/>
                              <w:divBdr>
                                <w:top w:val="none" w:sz="0" w:space="0" w:color="auto"/>
                                <w:left w:val="none" w:sz="0" w:space="0" w:color="auto"/>
                                <w:bottom w:val="none" w:sz="0" w:space="0" w:color="auto"/>
                                <w:right w:val="none" w:sz="0" w:space="0" w:color="auto"/>
                              </w:divBdr>
                              <w:divsChild>
                                <w:div w:id="1350450273">
                                  <w:marLeft w:val="0"/>
                                  <w:marRight w:val="0"/>
                                  <w:marTop w:val="0"/>
                                  <w:marBottom w:val="0"/>
                                  <w:divBdr>
                                    <w:top w:val="none" w:sz="0" w:space="0" w:color="auto"/>
                                    <w:left w:val="none" w:sz="0" w:space="0" w:color="auto"/>
                                    <w:bottom w:val="none" w:sz="0" w:space="0" w:color="auto"/>
                                    <w:right w:val="none" w:sz="0" w:space="0" w:color="auto"/>
                                  </w:divBdr>
                                  <w:divsChild>
                                    <w:div w:id="1186140023">
                                      <w:marLeft w:val="0"/>
                                      <w:marRight w:val="0"/>
                                      <w:marTop w:val="0"/>
                                      <w:marBottom w:val="0"/>
                                      <w:divBdr>
                                        <w:top w:val="none" w:sz="0" w:space="0" w:color="auto"/>
                                        <w:left w:val="none" w:sz="0" w:space="0" w:color="auto"/>
                                        <w:bottom w:val="none" w:sz="0" w:space="0" w:color="auto"/>
                                        <w:right w:val="none" w:sz="0" w:space="0" w:color="auto"/>
                                      </w:divBdr>
                                      <w:divsChild>
                                        <w:div w:id="1758020721">
                                          <w:marLeft w:val="0"/>
                                          <w:marRight w:val="0"/>
                                          <w:marTop w:val="0"/>
                                          <w:marBottom w:val="0"/>
                                          <w:divBdr>
                                            <w:top w:val="none" w:sz="0" w:space="0" w:color="auto"/>
                                            <w:left w:val="none" w:sz="0" w:space="0" w:color="auto"/>
                                            <w:bottom w:val="none" w:sz="0" w:space="0" w:color="auto"/>
                                            <w:right w:val="none" w:sz="0" w:space="0" w:color="auto"/>
                                          </w:divBdr>
                                          <w:divsChild>
                                            <w:div w:id="1645815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14619090">
      <w:bodyDiv w:val="1"/>
      <w:marLeft w:val="0"/>
      <w:marRight w:val="0"/>
      <w:marTop w:val="0"/>
      <w:marBottom w:val="0"/>
      <w:divBdr>
        <w:top w:val="none" w:sz="0" w:space="0" w:color="auto"/>
        <w:left w:val="none" w:sz="0" w:space="0" w:color="auto"/>
        <w:bottom w:val="none" w:sz="0" w:space="0" w:color="auto"/>
        <w:right w:val="none" w:sz="0" w:space="0" w:color="auto"/>
      </w:divBdr>
      <w:divsChild>
        <w:div w:id="237638472">
          <w:marLeft w:val="619"/>
          <w:marRight w:val="0"/>
          <w:marTop w:val="96"/>
          <w:marBottom w:val="0"/>
          <w:divBdr>
            <w:top w:val="none" w:sz="0" w:space="0" w:color="auto"/>
            <w:left w:val="none" w:sz="0" w:space="0" w:color="auto"/>
            <w:bottom w:val="none" w:sz="0" w:space="0" w:color="auto"/>
            <w:right w:val="none" w:sz="0" w:space="0" w:color="auto"/>
          </w:divBdr>
        </w:div>
        <w:div w:id="1642155772">
          <w:marLeft w:val="619"/>
          <w:marRight w:val="0"/>
          <w:marTop w:val="96"/>
          <w:marBottom w:val="0"/>
          <w:divBdr>
            <w:top w:val="none" w:sz="0" w:space="0" w:color="auto"/>
            <w:left w:val="none" w:sz="0" w:space="0" w:color="auto"/>
            <w:bottom w:val="none" w:sz="0" w:space="0" w:color="auto"/>
            <w:right w:val="none" w:sz="0" w:space="0" w:color="auto"/>
          </w:divBdr>
        </w:div>
        <w:div w:id="2091269089">
          <w:marLeft w:val="619"/>
          <w:marRight w:val="0"/>
          <w:marTop w:val="96"/>
          <w:marBottom w:val="0"/>
          <w:divBdr>
            <w:top w:val="none" w:sz="0" w:space="0" w:color="auto"/>
            <w:left w:val="none" w:sz="0" w:space="0" w:color="auto"/>
            <w:bottom w:val="none" w:sz="0" w:space="0" w:color="auto"/>
            <w:right w:val="none" w:sz="0" w:space="0" w:color="auto"/>
          </w:divBdr>
        </w:div>
      </w:divsChild>
    </w:div>
    <w:div w:id="748582577">
      <w:bodyDiv w:val="1"/>
      <w:marLeft w:val="0"/>
      <w:marRight w:val="0"/>
      <w:marTop w:val="0"/>
      <w:marBottom w:val="0"/>
      <w:divBdr>
        <w:top w:val="none" w:sz="0" w:space="0" w:color="auto"/>
        <w:left w:val="none" w:sz="0" w:space="0" w:color="auto"/>
        <w:bottom w:val="none" w:sz="0" w:space="0" w:color="auto"/>
        <w:right w:val="none" w:sz="0" w:space="0" w:color="auto"/>
      </w:divBdr>
      <w:divsChild>
        <w:div w:id="699430708">
          <w:marLeft w:val="0"/>
          <w:marRight w:val="0"/>
          <w:marTop w:val="0"/>
          <w:marBottom w:val="0"/>
          <w:divBdr>
            <w:top w:val="none" w:sz="0" w:space="0" w:color="auto"/>
            <w:left w:val="none" w:sz="0" w:space="0" w:color="auto"/>
            <w:bottom w:val="none" w:sz="0" w:space="0" w:color="auto"/>
            <w:right w:val="none" w:sz="0" w:space="0" w:color="auto"/>
          </w:divBdr>
          <w:divsChild>
            <w:div w:id="206382941">
              <w:marLeft w:val="0"/>
              <w:marRight w:val="0"/>
              <w:marTop w:val="0"/>
              <w:marBottom w:val="0"/>
              <w:divBdr>
                <w:top w:val="none" w:sz="0" w:space="0" w:color="auto"/>
                <w:left w:val="none" w:sz="0" w:space="0" w:color="auto"/>
                <w:bottom w:val="none" w:sz="0" w:space="0" w:color="auto"/>
                <w:right w:val="none" w:sz="0" w:space="0" w:color="auto"/>
              </w:divBdr>
              <w:divsChild>
                <w:div w:id="144900840">
                  <w:marLeft w:val="4202"/>
                  <w:marRight w:val="0"/>
                  <w:marTop w:val="0"/>
                  <w:marBottom w:val="0"/>
                  <w:divBdr>
                    <w:top w:val="none" w:sz="0" w:space="0" w:color="auto"/>
                    <w:left w:val="none" w:sz="0" w:space="0" w:color="auto"/>
                    <w:bottom w:val="none" w:sz="0" w:space="0" w:color="auto"/>
                    <w:right w:val="none" w:sz="0" w:space="0" w:color="auto"/>
                  </w:divBdr>
                  <w:divsChild>
                    <w:div w:id="1677151855">
                      <w:marLeft w:val="0"/>
                      <w:marRight w:val="0"/>
                      <w:marTop w:val="0"/>
                      <w:marBottom w:val="0"/>
                      <w:divBdr>
                        <w:top w:val="none" w:sz="0" w:space="0" w:color="auto"/>
                        <w:left w:val="none" w:sz="0" w:space="0" w:color="auto"/>
                        <w:bottom w:val="none" w:sz="0" w:space="0" w:color="auto"/>
                        <w:right w:val="none" w:sz="0" w:space="0" w:color="auto"/>
                      </w:divBdr>
                      <w:divsChild>
                        <w:div w:id="822813097">
                          <w:marLeft w:val="0"/>
                          <w:marRight w:val="0"/>
                          <w:marTop w:val="0"/>
                          <w:marBottom w:val="0"/>
                          <w:divBdr>
                            <w:top w:val="none" w:sz="0" w:space="0" w:color="auto"/>
                            <w:left w:val="none" w:sz="0" w:space="0" w:color="auto"/>
                            <w:bottom w:val="none" w:sz="0" w:space="0" w:color="auto"/>
                            <w:right w:val="none" w:sz="0" w:space="0" w:color="auto"/>
                          </w:divBdr>
                          <w:divsChild>
                            <w:div w:id="207378653">
                              <w:marLeft w:val="0"/>
                              <w:marRight w:val="0"/>
                              <w:marTop w:val="0"/>
                              <w:marBottom w:val="0"/>
                              <w:divBdr>
                                <w:top w:val="none" w:sz="0" w:space="0" w:color="auto"/>
                                <w:left w:val="none" w:sz="0" w:space="0" w:color="auto"/>
                                <w:bottom w:val="none" w:sz="0" w:space="0" w:color="auto"/>
                                <w:right w:val="none" w:sz="0" w:space="0" w:color="auto"/>
                              </w:divBdr>
                              <w:divsChild>
                                <w:div w:id="373652933">
                                  <w:marLeft w:val="0"/>
                                  <w:marRight w:val="0"/>
                                  <w:marTop w:val="0"/>
                                  <w:marBottom w:val="0"/>
                                  <w:divBdr>
                                    <w:top w:val="none" w:sz="0" w:space="0" w:color="auto"/>
                                    <w:left w:val="none" w:sz="0" w:space="0" w:color="auto"/>
                                    <w:bottom w:val="none" w:sz="0" w:space="0" w:color="auto"/>
                                    <w:right w:val="none" w:sz="0" w:space="0" w:color="auto"/>
                                  </w:divBdr>
                                  <w:divsChild>
                                    <w:div w:id="267154647">
                                      <w:marLeft w:val="0"/>
                                      <w:marRight w:val="0"/>
                                      <w:marTop w:val="0"/>
                                      <w:marBottom w:val="0"/>
                                      <w:divBdr>
                                        <w:top w:val="none" w:sz="0" w:space="0" w:color="auto"/>
                                        <w:left w:val="none" w:sz="0" w:space="0" w:color="auto"/>
                                        <w:bottom w:val="none" w:sz="0" w:space="0" w:color="auto"/>
                                        <w:right w:val="none" w:sz="0" w:space="0" w:color="auto"/>
                                      </w:divBdr>
                                      <w:divsChild>
                                        <w:div w:id="1273787023">
                                          <w:marLeft w:val="0"/>
                                          <w:marRight w:val="0"/>
                                          <w:marTop w:val="0"/>
                                          <w:marBottom w:val="0"/>
                                          <w:divBdr>
                                            <w:top w:val="none" w:sz="0" w:space="0" w:color="auto"/>
                                            <w:left w:val="none" w:sz="0" w:space="0" w:color="auto"/>
                                            <w:bottom w:val="none" w:sz="0" w:space="0" w:color="auto"/>
                                            <w:right w:val="none" w:sz="0" w:space="0" w:color="auto"/>
                                          </w:divBdr>
                                          <w:divsChild>
                                            <w:div w:id="260994602">
                                              <w:marLeft w:val="0"/>
                                              <w:marRight w:val="0"/>
                                              <w:marTop w:val="0"/>
                                              <w:marBottom w:val="0"/>
                                              <w:divBdr>
                                                <w:top w:val="none" w:sz="0" w:space="0" w:color="auto"/>
                                                <w:left w:val="none" w:sz="0" w:space="0" w:color="auto"/>
                                                <w:bottom w:val="none" w:sz="0" w:space="0" w:color="auto"/>
                                                <w:right w:val="none" w:sz="0" w:space="0" w:color="auto"/>
                                              </w:divBdr>
                                              <w:divsChild>
                                                <w:div w:id="1993562552">
                                                  <w:marLeft w:val="0"/>
                                                  <w:marRight w:val="0"/>
                                                  <w:marTop w:val="0"/>
                                                  <w:marBottom w:val="0"/>
                                                  <w:divBdr>
                                                    <w:top w:val="none" w:sz="0" w:space="0" w:color="auto"/>
                                                    <w:left w:val="none" w:sz="0" w:space="0" w:color="auto"/>
                                                    <w:bottom w:val="none" w:sz="0" w:space="0" w:color="auto"/>
                                                    <w:right w:val="none" w:sz="0" w:space="0" w:color="auto"/>
                                                  </w:divBdr>
                                                  <w:divsChild>
                                                    <w:div w:id="123738791">
                                                      <w:marLeft w:val="0"/>
                                                      <w:marRight w:val="0"/>
                                                      <w:marTop w:val="0"/>
                                                      <w:marBottom w:val="0"/>
                                                      <w:divBdr>
                                                        <w:top w:val="none" w:sz="0" w:space="0" w:color="auto"/>
                                                        <w:left w:val="none" w:sz="0" w:space="0" w:color="auto"/>
                                                        <w:bottom w:val="none" w:sz="0" w:space="0" w:color="auto"/>
                                                        <w:right w:val="none" w:sz="0" w:space="0" w:color="auto"/>
                                                      </w:divBdr>
                                                      <w:divsChild>
                                                        <w:div w:id="1420104262">
                                                          <w:marLeft w:val="0"/>
                                                          <w:marRight w:val="0"/>
                                                          <w:marTop w:val="0"/>
                                                          <w:marBottom w:val="0"/>
                                                          <w:divBdr>
                                                            <w:top w:val="none" w:sz="0" w:space="0" w:color="auto"/>
                                                            <w:left w:val="none" w:sz="0" w:space="0" w:color="auto"/>
                                                            <w:bottom w:val="none" w:sz="0" w:space="0" w:color="auto"/>
                                                            <w:right w:val="none" w:sz="0" w:space="0" w:color="auto"/>
                                                          </w:divBdr>
                                                          <w:divsChild>
                                                            <w:div w:id="1664236597">
                                                              <w:marLeft w:val="0"/>
                                                              <w:marRight w:val="0"/>
                                                              <w:marTop w:val="0"/>
                                                              <w:marBottom w:val="0"/>
                                                              <w:divBdr>
                                                                <w:top w:val="none" w:sz="0" w:space="0" w:color="auto"/>
                                                                <w:left w:val="none" w:sz="0" w:space="0" w:color="auto"/>
                                                                <w:bottom w:val="none" w:sz="0" w:space="0" w:color="auto"/>
                                                                <w:right w:val="none" w:sz="0" w:space="0" w:color="auto"/>
                                                              </w:divBdr>
                                                              <w:divsChild>
                                                                <w:div w:id="14617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755132164">
      <w:bodyDiv w:val="1"/>
      <w:marLeft w:val="0"/>
      <w:marRight w:val="0"/>
      <w:marTop w:val="0"/>
      <w:marBottom w:val="0"/>
      <w:divBdr>
        <w:top w:val="none" w:sz="0" w:space="0" w:color="auto"/>
        <w:left w:val="none" w:sz="0" w:space="0" w:color="auto"/>
        <w:bottom w:val="none" w:sz="0" w:space="0" w:color="auto"/>
        <w:right w:val="none" w:sz="0" w:space="0" w:color="auto"/>
      </w:divBdr>
      <w:divsChild>
        <w:div w:id="139614692">
          <w:marLeft w:val="0"/>
          <w:marRight w:val="0"/>
          <w:marTop w:val="0"/>
          <w:marBottom w:val="0"/>
          <w:divBdr>
            <w:top w:val="none" w:sz="0" w:space="0" w:color="auto"/>
            <w:left w:val="none" w:sz="0" w:space="0" w:color="auto"/>
            <w:bottom w:val="none" w:sz="0" w:space="0" w:color="auto"/>
            <w:right w:val="none" w:sz="0" w:space="0" w:color="auto"/>
          </w:divBdr>
          <w:divsChild>
            <w:div w:id="1199319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697053">
      <w:bodyDiv w:val="1"/>
      <w:marLeft w:val="0"/>
      <w:marRight w:val="0"/>
      <w:marTop w:val="0"/>
      <w:marBottom w:val="0"/>
      <w:divBdr>
        <w:top w:val="none" w:sz="0" w:space="0" w:color="auto"/>
        <w:left w:val="none" w:sz="0" w:space="0" w:color="auto"/>
        <w:bottom w:val="none" w:sz="0" w:space="0" w:color="auto"/>
        <w:right w:val="none" w:sz="0" w:space="0" w:color="auto"/>
      </w:divBdr>
      <w:divsChild>
        <w:div w:id="377776240">
          <w:marLeft w:val="0"/>
          <w:marRight w:val="0"/>
          <w:marTop w:val="0"/>
          <w:marBottom w:val="0"/>
          <w:divBdr>
            <w:top w:val="none" w:sz="0" w:space="0" w:color="auto"/>
            <w:left w:val="none" w:sz="0" w:space="0" w:color="auto"/>
            <w:bottom w:val="none" w:sz="0" w:space="0" w:color="auto"/>
            <w:right w:val="none" w:sz="0" w:space="0" w:color="auto"/>
          </w:divBdr>
          <w:divsChild>
            <w:div w:id="1940022626">
              <w:marLeft w:val="-1350"/>
              <w:marRight w:val="-1350"/>
              <w:marTop w:val="0"/>
              <w:marBottom w:val="0"/>
              <w:divBdr>
                <w:top w:val="none" w:sz="0" w:space="0" w:color="auto"/>
                <w:left w:val="none" w:sz="0" w:space="0" w:color="auto"/>
                <w:bottom w:val="none" w:sz="0" w:space="0" w:color="auto"/>
                <w:right w:val="none" w:sz="0" w:space="0" w:color="auto"/>
              </w:divBdr>
              <w:divsChild>
                <w:div w:id="479662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7239390">
      <w:bodyDiv w:val="1"/>
      <w:marLeft w:val="0"/>
      <w:marRight w:val="0"/>
      <w:marTop w:val="0"/>
      <w:marBottom w:val="0"/>
      <w:divBdr>
        <w:top w:val="none" w:sz="0" w:space="0" w:color="auto"/>
        <w:left w:val="none" w:sz="0" w:space="0" w:color="auto"/>
        <w:bottom w:val="none" w:sz="0" w:space="0" w:color="auto"/>
        <w:right w:val="none" w:sz="0" w:space="0" w:color="auto"/>
      </w:divBdr>
    </w:div>
    <w:div w:id="846939450">
      <w:bodyDiv w:val="1"/>
      <w:marLeft w:val="0"/>
      <w:marRight w:val="0"/>
      <w:marTop w:val="0"/>
      <w:marBottom w:val="0"/>
      <w:divBdr>
        <w:top w:val="none" w:sz="0" w:space="0" w:color="auto"/>
        <w:left w:val="none" w:sz="0" w:space="0" w:color="auto"/>
        <w:bottom w:val="none" w:sz="0" w:space="0" w:color="auto"/>
        <w:right w:val="none" w:sz="0" w:space="0" w:color="auto"/>
      </w:divBdr>
    </w:div>
    <w:div w:id="853570865">
      <w:bodyDiv w:val="1"/>
      <w:marLeft w:val="0"/>
      <w:marRight w:val="0"/>
      <w:marTop w:val="0"/>
      <w:marBottom w:val="0"/>
      <w:divBdr>
        <w:top w:val="none" w:sz="0" w:space="0" w:color="auto"/>
        <w:left w:val="none" w:sz="0" w:space="0" w:color="auto"/>
        <w:bottom w:val="none" w:sz="0" w:space="0" w:color="auto"/>
        <w:right w:val="none" w:sz="0" w:space="0" w:color="auto"/>
      </w:divBdr>
      <w:divsChild>
        <w:div w:id="417754027">
          <w:marLeft w:val="0"/>
          <w:marRight w:val="0"/>
          <w:marTop w:val="0"/>
          <w:marBottom w:val="0"/>
          <w:divBdr>
            <w:top w:val="none" w:sz="0" w:space="0" w:color="auto"/>
            <w:left w:val="none" w:sz="0" w:space="0" w:color="auto"/>
            <w:bottom w:val="none" w:sz="0" w:space="0" w:color="auto"/>
            <w:right w:val="none" w:sz="0" w:space="0" w:color="auto"/>
          </w:divBdr>
          <w:divsChild>
            <w:div w:id="2023972371">
              <w:marLeft w:val="0"/>
              <w:marRight w:val="0"/>
              <w:marTop w:val="0"/>
              <w:marBottom w:val="0"/>
              <w:divBdr>
                <w:top w:val="none" w:sz="0" w:space="0" w:color="auto"/>
                <w:left w:val="none" w:sz="0" w:space="0" w:color="auto"/>
                <w:bottom w:val="none" w:sz="0" w:space="0" w:color="auto"/>
                <w:right w:val="none" w:sz="0" w:space="0" w:color="auto"/>
              </w:divBdr>
              <w:divsChild>
                <w:div w:id="1212690248">
                  <w:marLeft w:val="0"/>
                  <w:marRight w:val="0"/>
                  <w:marTop w:val="0"/>
                  <w:marBottom w:val="0"/>
                  <w:divBdr>
                    <w:top w:val="none" w:sz="0" w:space="0" w:color="auto"/>
                    <w:left w:val="none" w:sz="0" w:space="0" w:color="auto"/>
                    <w:bottom w:val="none" w:sz="0" w:space="0" w:color="auto"/>
                    <w:right w:val="none" w:sz="0" w:space="0" w:color="auto"/>
                  </w:divBdr>
                  <w:divsChild>
                    <w:div w:id="1977685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1012689">
      <w:bodyDiv w:val="1"/>
      <w:marLeft w:val="0"/>
      <w:marRight w:val="0"/>
      <w:marTop w:val="0"/>
      <w:marBottom w:val="0"/>
      <w:divBdr>
        <w:top w:val="none" w:sz="0" w:space="0" w:color="auto"/>
        <w:left w:val="none" w:sz="0" w:space="0" w:color="auto"/>
        <w:bottom w:val="none" w:sz="0" w:space="0" w:color="auto"/>
        <w:right w:val="none" w:sz="0" w:space="0" w:color="auto"/>
      </w:divBdr>
    </w:div>
    <w:div w:id="894048497">
      <w:bodyDiv w:val="1"/>
      <w:marLeft w:val="0"/>
      <w:marRight w:val="0"/>
      <w:marTop w:val="0"/>
      <w:marBottom w:val="0"/>
      <w:divBdr>
        <w:top w:val="none" w:sz="0" w:space="0" w:color="auto"/>
        <w:left w:val="none" w:sz="0" w:space="0" w:color="auto"/>
        <w:bottom w:val="none" w:sz="0" w:space="0" w:color="auto"/>
        <w:right w:val="none" w:sz="0" w:space="0" w:color="auto"/>
      </w:divBdr>
      <w:divsChild>
        <w:div w:id="726682314">
          <w:marLeft w:val="0"/>
          <w:marRight w:val="0"/>
          <w:marTop w:val="0"/>
          <w:marBottom w:val="0"/>
          <w:divBdr>
            <w:top w:val="none" w:sz="0" w:space="0" w:color="auto"/>
            <w:left w:val="none" w:sz="0" w:space="0" w:color="auto"/>
            <w:bottom w:val="none" w:sz="0" w:space="0" w:color="auto"/>
            <w:right w:val="none" w:sz="0" w:space="0" w:color="auto"/>
          </w:divBdr>
          <w:divsChild>
            <w:div w:id="1358195260">
              <w:marLeft w:val="0"/>
              <w:marRight w:val="0"/>
              <w:marTop w:val="0"/>
              <w:marBottom w:val="0"/>
              <w:divBdr>
                <w:top w:val="none" w:sz="0" w:space="0" w:color="auto"/>
                <w:left w:val="none" w:sz="0" w:space="0" w:color="auto"/>
                <w:bottom w:val="none" w:sz="0" w:space="0" w:color="auto"/>
                <w:right w:val="none" w:sz="0" w:space="0" w:color="auto"/>
              </w:divBdr>
              <w:divsChild>
                <w:div w:id="1659378261">
                  <w:marLeft w:val="0"/>
                  <w:marRight w:val="0"/>
                  <w:marTop w:val="0"/>
                  <w:marBottom w:val="0"/>
                  <w:divBdr>
                    <w:top w:val="none" w:sz="0" w:space="0" w:color="auto"/>
                    <w:left w:val="none" w:sz="0" w:space="0" w:color="auto"/>
                    <w:bottom w:val="none" w:sz="0" w:space="0" w:color="auto"/>
                    <w:right w:val="none" w:sz="0" w:space="0" w:color="auto"/>
                  </w:divBdr>
                  <w:divsChild>
                    <w:div w:id="594828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3829931">
      <w:bodyDiv w:val="1"/>
      <w:marLeft w:val="0"/>
      <w:marRight w:val="0"/>
      <w:marTop w:val="0"/>
      <w:marBottom w:val="0"/>
      <w:divBdr>
        <w:top w:val="none" w:sz="0" w:space="0" w:color="auto"/>
        <w:left w:val="none" w:sz="0" w:space="0" w:color="auto"/>
        <w:bottom w:val="none" w:sz="0" w:space="0" w:color="auto"/>
        <w:right w:val="none" w:sz="0" w:space="0" w:color="auto"/>
      </w:divBdr>
    </w:div>
    <w:div w:id="936867686">
      <w:bodyDiv w:val="1"/>
      <w:marLeft w:val="0"/>
      <w:marRight w:val="0"/>
      <w:marTop w:val="0"/>
      <w:marBottom w:val="0"/>
      <w:divBdr>
        <w:top w:val="none" w:sz="0" w:space="0" w:color="auto"/>
        <w:left w:val="none" w:sz="0" w:space="0" w:color="auto"/>
        <w:bottom w:val="none" w:sz="0" w:space="0" w:color="auto"/>
        <w:right w:val="none" w:sz="0" w:space="0" w:color="auto"/>
      </w:divBdr>
      <w:divsChild>
        <w:div w:id="1277447425">
          <w:marLeft w:val="0"/>
          <w:marRight w:val="0"/>
          <w:marTop w:val="0"/>
          <w:marBottom w:val="0"/>
          <w:divBdr>
            <w:top w:val="none" w:sz="0" w:space="0" w:color="auto"/>
            <w:left w:val="none" w:sz="0" w:space="0" w:color="auto"/>
            <w:bottom w:val="none" w:sz="0" w:space="0" w:color="auto"/>
            <w:right w:val="none" w:sz="0" w:space="0" w:color="auto"/>
          </w:divBdr>
          <w:divsChild>
            <w:div w:id="99839593">
              <w:marLeft w:val="0"/>
              <w:marRight w:val="0"/>
              <w:marTop w:val="0"/>
              <w:marBottom w:val="0"/>
              <w:divBdr>
                <w:top w:val="none" w:sz="0" w:space="0" w:color="auto"/>
                <w:left w:val="none" w:sz="0" w:space="0" w:color="auto"/>
                <w:bottom w:val="none" w:sz="0" w:space="0" w:color="auto"/>
                <w:right w:val="none" w:sz="0" w:space="0" w:color="auto"/>
              </w:divBdr>
              <w:divsChild>
                <w:div w:id="1320617024">
                  <w:marLeft w:val="-7245"/>
                  <w:marRight w:val="-7245"/>
                  <w:marTop w:val="0"/>
                  <w:marBottom w:val="0"/>
                  <w:divBdr>
                    <w:top w:val="none" w:sz="0" w:space="0" w:color="auto"/>
                    <w:left w:val="none" w:sz="0" w:space="0" w:color="auto"/>
                    <w:bottom w:val="none" w:sz="0" w:space="0" w:color="auto"/>
                    <w:right w:val="none" w:sz="0" w:space="0" w:color="auto"/>
                  </w:divBdr>
                  <w:divsChild>
                    <w:div w:id="1593247329">
                      <w:marLeft w:val="0"/>
                      <w:marRight w:val="0"/>
                      <w:marTop w:val="0"/>
                      <w:marBottom w:val="0"/>
                      <w:divBdr>
                        <w:top w:val="none" w:sz="0" w:space="0" w:color="auto"/>
                        <w:left w:val="none" w:sz="0" w:space="0" w:color="auto"/>
                        <w:bottom w:val="none" w:sz="0" w:space="0" w:color="auto"/>
                        <w:right w:val="none" w:sz="0" w:space="0" w:color="auto"/>
                      </w:divBdr>
                      <w:divsChild>
                        <w:div w:id="1991519471">
                          <w:marLeft w:val="0"/>
                          <w:marRight w:val="0"/>
                          <w:marTop w:val="0"/>
                          <w:marBottom w:val="0"/>
                          <w:divBdr>
                            <w:top w:val="none" w:sz="0" w:space="0" w:color="auto"/>
                            <w:left w:val="none" w:sz="0" w:space="0" w:color="auto"/>
                            <w:bottom w:val="none" w:sz="0" w:space="0" w:color="auto"/>
                            <w:right w:val="none" w:sz="0" w:space="0" w:color="auto"/>
                          </w:divBdr>
                          <w:divsChild>
                            <w:div w:id="343630024">
                              <w:marLeft w:val="0"/>
                              <w:marRight w:val="0"/>
                              <w:marTop w:val="0"/>
                              <w:marBottom w:val="0"/>
                              <w:divBdr>
                                <w:top w:val="none" w:sz="0" w:space="0" w:color="auto"/>
                                <w:left w:val="none" w:sz="0" w:space="0" w:color="auto"/>
                                <w:bottom w:val="none" w:sz="0" w:space="0" w:color="auto"/>
                                <w:right w:val="none" w:sz="0" w:space="0" w:color="auto"/>
                              </w:divBdr>
                              <w:divsChild>
                                <w:div w:id="982999574">
                                  <w:marLeft w:val="0"/>
                                  <w:marRight w:val="0"/>
                                  <w:marTop w:val="0"/>
                                  <w:marBottom w:val="0"/>
                                  <w:divBdr>
                                    <w:top w:val="none" w:sz="0" w:space="0" w:color="auto"/>
                                    <w:left w:val="none" w:sz="0" w:space="0" w:color="auto"/>
                                    <w:bottom w:val="none" w:sz="0" w:space="0" w:color="auto"/>
                                    <w:right w:val="none" w:sz="0" w:space="0" w:color="auto"/>
                                  </w:divBdr>
                                  <w:divsChild>
                                    <w:div w:id="29574376">
                                      <w:marLeft w:val="0"/>
                                      <w:marRight w:val="0"/>
                                      <w:marTop w:val="0"/>
                                      <w:marBottom w:val="0"/>
                                      <w:divBdr>
                                        <w:top w:val="none" w:sz="0" w:space="0" w:color="auto"/>
                                        <w:left w:val="none" w:sz="0" w:space="0" w:color="auto"/>
                                        <w:bottom w:val="none" w:sz="0" w:space="0" w:color="auto"/>
                                        <w:right w:val="none" w:sz="0" w:space="0" w:color="auto"/>
                                      </w:divBdr>
                                      <w:divsChild>
                                        <w:div w:id="689139196">
                                          <w:marLeft w:val="0"/>
                                          <w:marRight w:val="0"/>
                                          <w:marTop w:val="0"/>
                                          <w:marBottom w:val="0"/>
                                          <w:divBdr>
                                            <w:top w:val="none" w:sz="0" w:space="0" w:color="auto"/>
                                            <w:left w:val="none" w:sz="0" w:space="0" w:color="auto"/>
                                            <w:bottom w:val="none" w:sz="0" w:space="0" w:color="auto"/>
                                            <w:right w:val="none" w:sz="0" w:space="0" w:color="auto"/>
                                          </w:divBdr>
                                          <w:divsChild>
                                            <w:div w:id="2060011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38373647">
      <w:bodyDiv w:val="1"/>
      <w:marLeft w:val="0"/>
      <w:marRight w:val="0"/>
      <w:marTop w:val="0"/>
      <w:marBottom w:val="0"/>
      <w:divBdr>
        <w:top w:val="none" w:sz="0" w:space="0" w:color="auto"/>
        <w:left w:val="none" w:sz="0" w:space="0" w:color="auto"/>
        <w:bottom w:val="none" w:sz="0" w:space="0" w:color="auto"/>
        <w:right w:val="none" w:sz="0" w:space="0" w:color="auto"/>
      </w:divBdr>
    </w:div>
    <w:div w:id="992565847">
      <w:bodyDiv w:val="1"/>
      <w:marLeft w:val="0"/>
      <w:marRight w:val="0"/>
      <w:marTop w:val="0"/>
      <w:marBottom w:val="0"/>
      <w:divBdr>
        <w:top w:val="none" w:sz="0" w:space="0" w:color="auto"/>
        <w:left w:val="none" w:sz="0" w:space="0" w:color="auto"/>
        <w:bottom w:val="none" w:sz="0" w:space="0" w:color="auto"/>
        <w:right w:val="none" w:sz="0" w:space="0" w:color="auto"/>
      </w:divBdr>
    </w:div>
    <w:div w:id="992950070">
      <w:bodyDiv w:val="1"/>
      <w:marLeft w:val="0"/>
      <w:marRight w:val="0"/>
      <w:marTop w:val="0"/>
      <w:marBottom w:val="0"/>
      <w:divBdr>
        <w:top w:val="none" w:sz="0" w:space="0" w:color="auto"/>
        <w:left w:val="none" w:sz="0" w:space="0" w:color="auto"/>
        <w:bottom w:val="none" w:sz="0" w:space="0" w:color="auto"/>
        <w:right w:val="none" w:sz="0" w:space="0" w:color="auto"/>
      </w:divBdr>
      <w:divsChild>
        <w:div w:id="1481995711">
          <w:marLeft w:val="0"/>
          <w:marRight w:val="0"/>
          <w:marTop w:val="0"/>
          <w:marBottom w:val="0"/>
          <w:divBdr>
            <w:top w:val="none" w:sz="0" w:space="0" w:color="auto"/>
            <w:left w:val="none" w:sz="0" w:space="0" w:color="auto"/>
            <w:bottom w:val="none" w:sz="0" w:space="0" w:color="auto"/>
            <w:right w:val="none" w:sz="0" w:space="0" w:color="auto"/>
          </w:divBdr>
          <w:divsChild>
            <w:div w:id="2020345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421636">
      <w:bodyDiv w:val="1"/>
      <w:marLeft w:val="0"/>
      <w:marRight w:val="0"/>
      <w:marTop w:val="0"/>
      <w:marBottom w:val="0"/>
      <w:divBdr>
        <w:top w:val="none" w:sz="0" w:space="0" w:color="auto"/>
        <w:left w:val="none" w:sz="0" w:space="0" w:color="auto"/>
        <w:bottom w:val="none" w:sz="0" w:space="0" w:color="auto"/>
        <w:right w:val="none" w:sz="0" w:space="0" w:color="auto"/>
      </w:divBdr>
    </w:div>
    <w:div w:id="1004626802">
      <w:bodyDiv w:val="1"/>
      <w:marLeft w:val="0"/>
      <w:marRight w:val="0"/>
      <w:marTop w:val="0"/>
      <w:marBottom w:val="0"/>
      <w:divBdr>
        <w:top w:val="none" w:sz="0" w:space="0" w:color="auto"/>
        <w:left w:val="none" w:sz="0" w:space="0" w:color="auto"/>
        <w:bottom w:val="none" w:sz="0" w:space="0" w:color="auto"/>
        <w:right w:val="none" w:sz="0" w:space="0" w:color="auto"/>
      </w:divBdr>
      <w:divsChild>
        <w:div w:id="436947301">
          <w:marLeft w:val="0"/>
          <w:marRight w:val="0"/>
          <w:marTop w:val="0"/>
          <w:marBottom w:val="0"/>
          <w:divBdr>
            <w:top w:val="none" w:sz="0" w:space="0" w:color="auto"/>
            <w:left w:val="none" w:sz="0" w:space="0" w:color="auto"/>
            <w:bottom w:val="none" w:sz="0" w:space="0" w:color="auto"/>
            <w:right w:val="none" w:sz="0" w:space="0" w:color="auto"/>
          </w:divBdr>
          <w:divsChild>
            <w:div w:id="1232159029">
              <w:marLeft w:val="0"/>
              <w:marRight w:val="0"/>
              <w:marTop w:val="0"/>
              <w:marBottom w:val="0"/>
              <w:divBdr>
                <w:top w:val="none" w:sz="0" w:space="0" w:color="auto"/>
                <w:left w:val="none" w:sz="0" w:space="0" w:color="auto"/>
                <w:bottom w:val="none" w:sz="0" w:space="0" w:color="auto"/>
                <w:right w:val="none" w:sz="0" w:space="0" w:color="auto"/>
              </w:divBdr>
              <w:divsChild>
                <w:div w:id="2102406793">
                  <w:marLeft w:val="0"/>
                  <w:marRight w:val="0"/>
                  <w:marTop w:val="0"/>
                  <w:marBottom w:val="0"/>
                  <w:divBdr>
                    <w:top w:val="none" w:sz="0" w:space="0" w:color="auto"/>
                    <w:left w:val="none" w:sz="0" w:space="0" w:color="auto"/>
                    <w:bottom w:val="none" w:sz="0" w:space="0" w:color="auto"/>
                    <w:right w:val="none" w:sz="0" w:space="0" w:color="auto"/>
                  </w:divBdr>
                  <w:divsChild>
                    <w:div w:id="343435621">
                      <w:marLeft w:val="0"/>
                      <w:marRight w:val="0"/>
                      <w:marTop w:val="0"/>
                      <w:marBottom w:val="0"/>
                      <w:divBdr>
                        <w:top w:val="none" w:sz="0" w:space="0" w:color="auto"/>
                        <w:left w:val="none" w:sz="0" w:space="0" w:color="auto"/>
                        <w:bottom w:val="none" w:sz="0" w:space="0" w:color="auto"/>
                        <w:right w:val="none" w:sz="0" w:space="0" w:color="auto"/>
                      </w:divBdr>
                      <w:divsChild>
                        <w:div w:id="1817137045">
                          <w:marLeft w:val="0"/>
                          <w:marRight w:val="0"/>
                          <w:marTop w:val="0"/>
                          <w:marBottom w:val="0"/>
                          <w:divBdr>
                            <w:top w:val="none" w:sz="0" w:space="0" w:color="auto"/>
                            <w:left w:val="none" w:sz="0" w:space="0" w:color="auto"/>
                            <w:bottom w:val="none" w:sz="0" w:space="0" w:color="auto"/>
                            <w:right w:val="none" w:sz="0" w:space="0" w:color="auto"/>
                          </w:divBdr>
                          <w:divsChild>
                            <w:div w:id="1256355814">
                              <w:marLeft w:val="0"/>
                              <w:marRight w:val="0"/>
                              <w:marTop w:val="0"/>
                              <w:marBottom w:val="0"/>
                              <w:divBdr>
                                <w:top w:val="none" w:sz="0" w:space="0" w:color="auto"/>
                                <w:left w:val="none" w:sz="0" w:space="0" w:color="auto"/>
                                <w:bottom w:val="none" w:sz="0" w:space="0" w:color="auto"/>
                                <w:right w:val="none" w:sz="0" w:space="0" w:color="auto"/>
                              </w:divBdr>
                              <w:divsChild>
                                <w:div w:id="899174517">
                                  <w:marLeft w:val="0"/>
                                  <w:marRight w:val="0"/>
                                  <w:marTop w:val="0"/>
                                  <w:marBottom w:val="0"/>
                                  <w:divBdr>
                                    <w:top w:val="none" w:sz="0" w:space="0" w:color="auto"/>
                                    <w:left w:val="none" w:sz="0" w:space="0" w:color="auto"/>
                                    <w:bottom w:val="none" w:sz="0" w:space="0" w:color="auto"/>
                                    <w:right w:val="none" w:sz="0" w:space="0" w:color="auto"/>
                                  </w:divBdr>
                                  <w:divsChild>
                                    <w:div w:id="749497089">
                                      <w:marLeft w:val="0"/>
                                      <w:marRight w:val="0"/>
                                      <w:marTop w:val="0"/>
                                      <w:marBottom w:val="0"/>
                                      <w:divBdr>
                                        <w:top w:val="none" w:sz="0" w:space="0" w:color="auto"/>
                                        <w:left w:val="none" w:sz="0" w:space="0" w:color="auto"/>
                                        <w:bottom w:val="none" w:sz="0" w:space="0" w:color="auto"/>
                                        <w:right w:val="none" w:sz="0" w:space="0" w:color="auto"/>
                                      </w:divBdr>
                                      <w:divsChild>
                                        <w:div w:id="1402826330">
                                          <w:marLeft w:val="0"/>
                                          <w:marRight w:val="0"/>
                                          <w:marTop w:val="0"/>
                                          <w:marBottom w:val="0"/>
                                          <w:divBdr>
                                            <w:top w:val="none" w:sz="0" w:space="0" w:color="auto"/>
                                            <w:left w:val="none" w:sz="0" w:space="0" w:color="auto"/>
                                            <w:bottom w:val="none" w:sz="0" w:space="0" w:color="auto"/>
                                            <w:right w:val="none" w:sz="0" w:space="0" w:color="auto"/>
                                          </w:divBdr>
                                          <w:divsChild>
                                            <w:div w:id="2041661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10639084">
      <w:bodyDiv w:val="1"/>
      <w:marLeft w:val="0"/>
      <w:marRight w:val="0"/>
      <w:marTop w:val="0"/>
      <w:marBottom w:val="0"/>
      <w:divBdr>
        <w:top w:val="none" w:sz="0" w:space="0" w:color="auto"/>
        <w:left w:val="none" w:sz="0" w:space="0" w:color="auto"/>
        <w:bottom w:val="none" w:sz="0" w:space="0" w:color="auto"/>
        <w:right w:val="none" w:sz="0" w:space="0" w:color="auto"/>
      </w:divBdr>
    </w:div>
    <w:div w:id="1028487246">
      <w:bodyDiv w:val="1"/>
      <w:marLeft w:val="0"/>
      <w:marRight w:val="0"/>
      <w:marTop w:val="0"/>
      <w:marBottom w:val="0"/>
      <w:divBdr>
        <w:top w:val="none" w:sz="0" w:space="0" w:color="auto"/>
        <w:left w:val="none" w:sz="0" w:space="0" w:color="auto"/>
        <w:bottom w:val="none" w:sz="0" w:space="0" w:color="auto"/>
        <w:right w:val="none" w:sz="0" w:space="0" w:color="auto"/>
      </w:divBdr>
      <w:divsChild>
        <w:div w:id="1565873289">
          <w:marLeft w:val="0"/>
          <w:marRight w:val="0"/>
          <w:marTop w:val="0"/>
          <w:marBottom w:val="0"/>
          <w:divBdr>
            <w:top w:val="none" w:sz="0" w:space="0" w:color="auto"/>
            <w:left w:val="none" w:sz="0" w:space="0" w:color="auto"/>
            <w:bottom w:val="none" w:sz="0" w:space="0" w:color="auto"/>
            <w:right w:val="none" w:sz="0" w:space="0" w:color="auto"/>
          </w:divBdr>
          <w:divsChild>
            <w:div w:id="1683974824">
              <w:marLeft w:val="0"/>
              <w:marRight w:val="0"/>
              <w:marTop w:val="0"/>
              <w:marBottom w:val="0"/>
              <w:divBdr>
                <w:top w:val="none" w:sz="0" w:space="0" w:color="auto"/>
                <w:left w:val="none" w:sz="0" w:space="0" w:color="auto"/>
                <w:bottom w:val="none" w:sz="0" w:space="0" w:color="auto"/>
                <w:right w:val="none" w:sz="0" w:space="0" w:color="auto"/>
              </w:divBdr>
              <w:divsChild>
                <w:div w:id="1916741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8697528">
      <w:bodyDiv w:val="1"/>
      <w:marLeft w:val="0"/>
      <w:marRight w:val="0"/>
      <w:marTop w:val="0"/>
      <w:marBottom w:val="0"/>
      <w:divBdr>
        <w:top w:val="none" w:sz="0" w:space="0" w:color="auto"/>
        <w:left w:val="none" w:sz="0" w:space="0" w:color="auto"/>
        <w:bottom w:val="none" w:sz="0" w:space="0" w:color="auto"/>
        <w:right w:val="none" w:sz="0" w:space="0" w:color="auto"/>
      </w:divBdr>
      <w:divsChild>
        <w:div w:id="1265722483">
          <w:marLeft w:val="0"/>
          <w:marRight w:val="0"/>
          <w:marTop w:val="0"/>
          <w:marBottom w:val="0"/>
          <w:divBdr>
            <w:top w:val="none" w:sz="0" w:space="0" w:color="auto"/>
            <w:left w:val="none" w:sz="0" w:space="0" w:color="auto"/>
            <w:bottom w:val="none" w:sz="0" w:space="0" w:color="auto"/>
            <w:right w:val="none" w:sz="0" w:space="0" w:color="auto"/>
          </w:divBdr>
          <w:divsChild>
            <w:div w:id="1432584119">
              <w:marLeft w:val="-1350"/>
              <w:marRight w:val="-1350"/>
              <w:marTop w:val="0"/>
              <w:marBottom w:val="0"/>
              <w:divBdr>
                <w:top w:val="none" w:sz="0" w:space="0" w:color="auto"/>
                <w:left w:val="none" w:sz="0" w:space="0" w:color="auto"/>
                <w:bottom w:val="none" w:sz="0" w:space="0" w:color="auto"/>
                <w:right w:val="none" w:sz="0" w:space="0" w:color="auto"/>
              </w:divBdr>
              <w:divsChild>
                <w:div w:id="246575935">
                  <w:marLeft w:val="0"/>
                  <w:marRight w:val="0"/>
                  <w:marTop w:val="0"/>
                  <w:marBottom w:val="0"/>
                  <w:divBdr>
                    <w:top w:val="none" w:sz="0" w:space="0" w:color="auto"/>
                    <w:left w:val="none" w:sz="0" w:space="0" w:color="auto"/>
                    <w:bottom w:val="none" w:sz="0" w:space="0" w:color="auto"/>
                    <w:right w:val="none" w:sz="0" w:space="0" w:color="auto"/>
                  </w:divBdr>
                  <w:divsChild>
                    <w:div w:id="764040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4600615">
      <w:bodyDiv w:val="1"/>
      <w:marLeft w:val="0"/>
      <w:marRight w:val="0"/>
      <w:marTop w:val="0"/>
      <w:marBottom w:val="0"/>
      <w:divBdr>
        <w:top w:val="none" w:sz="0" w:space="0" w:color="auto"/>
        <w:left w:val="none" w:sz="0" w:space="0" w:color="auto"/>
        <w:bottom w:val="none" w:sz="0" w:space="0" w:color="auto"/>
        <w:right w:val="none" w:sz="0" w:space="0" w:color="auto"/>
      </w:divBdr>
      <w:divsChild>
        <w:div w:id="143472949">
          <w:marLeft w:val="0"/>
          <w:marRight w:val="0"/>
          <w:marTop w:val="0"/>
          <w:marBottom w:val="0"/>
          <w:divBdr>
            <w:top w:val="none" w:sz="0" w:space="0" w:color="auto"/>
            <w:left w:val="none" w:sz="0" w:space="0" w:color="auto"/>
            <w:bottom w:val="none" w:sz="0" w:space="0" w:color="auto"/>
            <w:right w:val="none" w:sz="0" w:space="0" w:color="auto"/>
          </w:divBdr>
          <w:divsChild>
            <w:div w:id="573468847">
              <w:marLeft w:val="0"/>
              <w:marRight w:val="0"/>
              <w:marTop w:val="0"/>
              <w:marBottom w:val="0"/>
              <w:divBdr>
                <w:top w:val="none" w:sz="0" w:space="0" w:color="auto"/>
                <w:left w:val="none" w:sz="0" w:space="0" w:color="auto"/>
                <w:bottom w:val="none" w:sz="0" w:space="0" w:color="auto"/>
                <w:right w:val="none" w:sz="0" w:space="0" w:color="auto"/>
              </w:divBdr>
              <w:divsChild>
                <w:div w:id="1634553198">
                  <w:marLeft w:val="4200"/>
                  <w:marRight w:val="0"/>
                  <w:marTop w:val="0"/>
                  <w:marBottom w:val="0"/>
                  <w:divBdr>
                    <w:top w:val="none" w:sz="0" w:space="0" w:color="auto"/>
                    <w:left w:val="none" w:sz="0" w:space="0" w:color="auto"/>
                    <w:bottom w:val="none" w:sz="0" w:space="0" w:color="auto"/>
                    <w:right w:val="none" w:sz="0" w:space="0" w:color="auto"/>
                  </w:divBdr>
                  <w:divsChild>
                    <w:div w:id="1058014141">
                      <w:marLeft w:val="0"/>
                      <w:marRight w:val="0"/>
                      <w:marTop w:val="0"/>
                      <w:marBottom w:val="0"/>
                      <w:divBdr>
                        <w:top w:val="none" w:sz="0" w:space="0" w:color="auto"/>
                        <w:left w:val="none" w:sz="0" w:space="0" w:color="auto"/>
                        <w:bottom w:val="none" w:sz="0" w:space="0" w:color="auto"/>
                        <w:right w:val="none" w:sz="0" w:space="0" w:color="auto"/>
                      </w:divBdr>
                      <w:divsChild>
                        <w:div w:id="691414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49650958">
      <w:bodyDiv w:val="1"/>
      <w:marLeft w:val="0"/>
      <w:marRight w:val="0"/>
      <w:marTop w:val="0"/>
      <w:marBottom w:val="0"/>
      <w:divBdr>
        <w:top w:val="none" w:sz="0" w:space="0" w:color="auto"/>
        <w:left w:val="none" w:sz="0" w:space="0" w:color="auto"/>
        <w:bottom w:val="none" w:sz="0" w:space="0" w:color="auto"/>
        <w:right w:val="none" w:sz="0" w:space="0" w:color="auto"/>
      </w:divBdr>
      <w:divsChild>
        <w:div w:id="241262581">
          <w:marLeft w:val="763"/>
          <w:marRight w:val="0"/>
          <w:marTop w:val="144"/>
          <w:marBottom w:val="0"/>
          <w:divBdr>
            <w:top w:val="none" w:sz="0" w:space="0" w:color="auto"/>
            <w:left w:val="none" w:sz="0" w:space="0" w:color="auto"/>
            <w:bottom w:val="none" w:sz="0" w:space="0" w:color="auto"/>
            <w:right w:val="none" w:sz="0" w:space="0" w:color="auto"/>
          </w:divBdr>
        </w:div>
        <w:div w:id="270670692">
          <w:marLeft w:val="1512"/>
          <w:marRight w:val="0"/>
          <w:marTop w:val="115"/>
          <w:marBottom w:val="0"/>
          <w:divBdr>
            <w:top w:val="none" w:sz="0" w:space="0" w:color="auto"/>
            <w:left w:val="none" w:sz="0" w:space="0" w:color="auto"/>
            <w:bottom w:val="none" w:sz="0" w:space="0" w:color="auto"/>
            <w:right w:val="none" w:sz="0" w:space="0" w:color="auto"/>
          </w:divBdr>
        </w:div>
        <w:div w:id="374895854">
          <w:marLeft w:val="763"/>
          <w:marRight w:val="0"/>
          <w:marTop w:val="144"/>
          <w:marBottom w:val="0"/>
          <w:divBdr>
            <w:top w:val="none" w:sz="0" w:space="0" w:color="auto"/>
            <w:left w:val="none" w:sz="0" w:space="0" w:color="auto"/>
            <w:bottom w:val="none" w:sz="0" w:space="0" w:color="auto"/>
            <w:right w:val="none" w:sz="0" w:space="0" w:color="auto"/>
          </w:divBdr>
        </w:div>
        <w:div w:id="415441647">
          <w:marLeft w:val="1512"/>
          <w:marRight w:val="0"/>
          <w:marTop w:val="115"/>
          <w:marBottom w:val="0"/>
          <w:divBdr>
            <w:top w:val="none" w:sz="0" w:space="0" w:color="auto"/>
            <w:left w:val="none" w:sz="0" w:space="0" w:color="auto"/>
            <w:bottom w:val="none" w:sz="0" w:space="0" w:color="auto"/>
            <w:right w:val="none" w:sz="0" w:space="0" w:color="auto"/>
          </w:divBdr>
        </w:div>
        <w:div w:id="592325629">
          <w:marLeft w:val="1512"/>
          <w:marRight w:val="0"/>
          <w:marTop w:val="115"/>
          <w:marBottom w:val="0"/>
          <w:divBdr>
            <w:top w:val="none" w:sz="0" w:space="0" w:color="auto"/>
            <w:left w:val="none" w:sz="0" w:space="0" w:color="auto"/>
            <w:bottom w:val="none" w:sz="0" w:space="0" w:color="auto"/>
            <w:right w:val="none" w:sz="0" w:space="0" w:color="auto"/>
          </w:divBdr>
        </w:div>
        <w:div w:id="785463063">
          <w:marLeft w:val="1512"/>
          <w:marRight w:val="0"/>
          <w:marTop w:val="115"/>
          <w:marBottom w:val="0"/>
          <w:divBdr>
            <w:top w:val="none" w:sz="0" w:space="0" w:color="auto"/>
            <w:left w:val="none" w:sz="0" w:space="0" w:color="auto"/>
            <w:bottom w:val="none" w:sz="0" w:space="0" w:color="auto"/>
            <w:right w:val="none" w:sz="0" w:space="0" w:color="auto"/>
          </w:divBdr>
        </w:div>
        <w:div w:id="891385650">
          <w:marLeft w:val="1512"/>
          <w:marRight w:val="0"/>
          <w:marTop w:val="115"/>
          <w:marBottom w:val="0"/>
          <w:divBdr>
            <w:top w:val="none" w:sz="0" w:space="0" w:color="auto"/>
            <w:left w:val="none" w:sz="0" w:space="0" w:color="auto"/>
            <w:bottom w:val="none" w:sz="0" w:space="0" w:color="auto"/>
            <w:right w:val="none" w:sz="0" w:space="0" w:color="auto"/>
          </w:divBdr>
        </w:div>
        <w:div w:id="1198160809">
          <w:marLeft w:val="763"/>
          <w:marRight w:val="0"/>
          <w:marTop w:val="144"/>
          <w:marBottom w:val="0"/>
          <w:divBdr>
            <w:top w:val="none" w:sz="0" w:space="0" w:color="auto"/>
            <w:left w:val="none" w:sz="0" w:space="0" w:color="auto"/>
            <w:bottom w:val="none" w:sz="0" w:space="0" w:color="auto"/>
            <w:right w:val="none" w:sz="0" w:space="0" w:color="auto"/>
          </w:divBdr>
        </w:div>
        <w:div w:id="1300301425">
          <w:marLeft w:val="1512"/>
          <w:marRight w:val="0"/>
          <w:marTop w:val="115"/>
          <w:marBottom w:val="0"/>
          <w:divBdr>
            <w:top w:val="none" w:sz="0" w:space="0" w:color="auto"/>
            <w:left w:val="none" w:sz="0" w:space="0" w:color="auto"/>
            <w:bottom w:val="none" w:sz="0" w:space="0" w:color="auto"/>
            <w:right w:val="none" w:sz="0" w:space="0" w:color="auto"/>
          </w:divBdr>
        </w:div>
        <w:div w:id="1399356134">
          <w:marLeft w:val="1512"/>
          <w:marRight w:val="0"/>
          <w:marTop w:val="115"/>
          <w:marBottom w:val="0"/>
          <w:divBdr>
            <w:top w:val="none" w:sz="0" w:space="0" w:color="auto"/>
            <w:left w:val="none" w:sz="0" w:space="0" w:color="auto"/>
            <w:bottom w:val="none" w:sz="0" w:space="0" w:color="auto"/>
            <w:right w:val="none" w:sz="0" w:space="0" w:color="auto"/>
          </w:divBdr>
        </w:div>
        <w:div w:id="1485194589">
          <w:marLeft w:val="1512"/>
          <w:marRight w:val="0"/>
          <w:marTop w:val="115"/>
          <w:marBottom w:val="0"/>
          <w:divBdr>
            <w:top w:val="none" w:sz="0" w:space="0" w:color="auto"/>
            <w:left w:val="none" w:sz="0" w:space="0" w:color="auto"/>
            <w:bottom w:val="none" w:sz="0" w:space="0" w:color="auto"/>
            <w:right w:val="none" w:sz="0" w:space="0" w:color="auto"/>
          </w:divBdr>
        </w:div>
        <w:div w:id="1707289907">
          <w:marLeft w:val="1512"/>
          <w:marRight w:val="0"/>
          <w:marTop w:val="115"/>
          <w:marBottom w:val="0"/>
          <w:divBdr>
            <w:top w:val="none" w:sz="0" w:space="0" w:color="auto"/>
            <w:left w:val="none" w:sz="0" w:space="0" w:color="auto"/>
            <w:bottom w:val="none" w:sz="0" w:space="0" w:color="auto"/>
            <w:right w:val="none" w:sz="0" w:space="0" w:color="auto"/>
          </w:divBdr>
        </w:div>
        <w:div w:id="1730497774">
          <w:marLeft w:val="1512"/>
          <w:marRight w:val="0"/>
          <w:marTop w:val="115"/>
          <w:marBottom w:val="0"/>
          <w:divBdr>
            <w:top w:val="none" w:sz="0" w:space="0" w:color="auto"/>
            <w:left w:val="none" w:sz="0" w:space="0" w:color="auto"/>
            <w:bottom w:val="none" w:sz="0" w:space="0" w:color="auto"/>
            <w:right w:val="none" w:sz="0" w:space="0" w:color="auto"/>
          </w:divBdr>
        </w:div>
        <w:div w:id="1787967649">
          <w:marLeft w:val="1512"/>
          <w:marRight w:val="0"/>
          <w:marTop w:val="115"/>
          <w:marBottom w:val="0"/>
          <w:divBdr>
            <w:top w:val="none" w:sz="0" w:space="0" w:color="auto"/>
            <w:left w:val="none" w:sz="0" w:space="0" w:color="auto"/>
            <w:bottom w:val="none" w:sz="0" w:space="0" w:color="auto"/>
            <w:right w:val="none" w:sz="0" w:space="0" w:color="auto"/>
          </w:divBdr>
        </w:div>
        <w:div w:id="2069842558">
          <w:marLeft w:val="1512"/>
          <w:marRight w:val="0"/>
          <w:marTop w:val="115"/>
          <w:marBottom w:val="0"/>
          <w:divBdr>
            <w:top w:val="none" w:sz="0" w:space="0" w:color="auto"/>
            <w:left w:val="none" w:sz="0" w:space="0" w:color="auto"/>
            <w:bottom w:val="none" w:sz="0" w:space="0" w:color="auto"/>
            <w:right w:val="none" w:sz="0" w:space="0" w:color="auto"/>
          </w:divBdr>
        </w:div>
      </w:divsChild>
    </w:div>
    <w:div w:id="1051425176">
      <w:bodyDiv w:val="1"/>
      <w:marLeft w:val="0"/>
      <w:marRight w:val="0"/>
      <w:marTop w:val="0"/>
      <w:marBottom w:val="0"/>
      <w:divBdr>
        <w:top w:val="none" w:sz="0" w:space="0" w:color="auto"/>
        <w:left w:val="none" w:sz="0" w:space="0" w:color="auto"/>
        <w:bottom w:val="none" w:sz="0" w:space="0" w:color="auto"/>
        <w:right w:val="none" w:sz="0" w:space="0" w:color="auto"/>
      </w:divBdr>
    </w:div>
    <w:div w:id="1081410120">
      <w:bodyDiv w:val="1"/>
      <w:marLeft w:val="0"/>
      <w:marRight w:val="0"/>
      <w:marTop w:val="0"/>
      <w:marBottom w:val="0"/>
      <w:divBdr>
        <w:top w:val="none" w:sz="0" w:space="0" w:color="auto"/>
        <w:left w:val="none" w:sz="0" w:space="0" w:color="auto"/>
        <w:bottom w:val="none" w:sz="0" w:space="0" w:color="auto"/>
        <w:right w:val="none" w:sz="0" w:space="0" w:color="auto"/>
      </w:divBdr>
      <w:divsChild>
        <w:div w:id="992442485">
          <w:marLeft w:val="0"/>
          <w:marRight w:val="0"/>
          <w:marTop w:val="0"/>
          <w:marBottom w:val="0"/>
          <w:divBdr>
            <w:top w:val="none" w:sz="0" w:space="0" w:color="auto"/>
            <w:left w:val="none" w:sz="0" w:space="0" w:color="auto"/>
            <w:bottom w:val="none" w:sz="0" w:space="0" w:color="auto"/>
            <w:right w:val="none" w:sz="0" w:space="0" w:color="auto"/>
          </w:divBdr>
          <w:divsChild>
            <w:div w:id="759571623">
              <w:marLeft w:val="0"/>
              <w:marRight w:val="0"/>
              <w:marTop w:val="0"/>
              <w:marBottom w:val="0"/>
              <w:divBdr>
                <w:top w:val="none" w:sz="0" w:space="0" w:color="auto"/>
                <w:left w:val="none" w:sz="0" w:space="0" w:color="auto"/>
                <w:bottom w:val="none" w:sz="0" w:space="0" w:color="auto"/>
                <w:right w:val="none" w:sz="0" w:space="0" w:color="auto"/>
              </w:divBdr>
              <w:divsChild>
                <w:div w:id="60325394">
                  <w:marLeft w:val="0"/>
                  <w:marRight w:val="0"/>
                  <w:marTop w:val="0"/>
                  <w:marBottom w:val="0"/>
                  <w:divBdr>
                    <w:top w:val="none" w:sz="0" w:space="0" w:color="auto"/>
                    <w:left w:val="none" w:sz="0" w:space="0" w:color="auto"/>
                    <w:bottom w:val="none" w:sz="0" w:space="0" w:color="auto"/>
                    <w:right w:val="none" w:sz="0" w:space="0" w:color="auto"/>
                  </w:divBdr>
                  <w:divsChild>
                    <w:div w:id="221984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6682541">
      <w:bodyDiv w:val="1"/>
      <w:marLeft w:val="0"/>
      <w:marRight w:val="0"/>
      <w:marTop w:val="0"/>
      <w:marBottom w:val="0"/>
      <w:divBdr>
        <w:top w:val="none" w:sz="0" w:space="0" w:color="auto"/>
        <w:left w:val="none" w:sz="0" w:space="0" w:color="auto"/>
        <w:bottom w:val="none" w:sz="0" w:space="0" w:color="auto"/>
        <w:right w:val="none" w:sz="0" w:space="0" w:color="auto"/>
      </w:divBdr>
    </w:div>
    <w:div w:id="1147094601">
      <w:bodyDiv w:val="1"/>
      <w:marLeft w:val="0"/>
      <w:marRight w:val="0"/>
      <w:marTop w:val="0"/>
      <w:marBottom w:val="0"/>
      <w:divBdr>
        <w:top w:val="none" w:sz="0" w:space="0" w:color="auto"/>
        <w:left w:val="none" w:sz="0" w:space="0" w:color="auto"/>
        <w:bottom w:val="none" w:sz="0" w:space="0" w:color="auto"/>
        <w:right w:val="none" w:sz="0" w:space="0" w:color="auto"/>
      </w:divBdr>
      <w:divsChild>
        <w:div w:id="1799297604">
          <w:marLeft w:val="0"/>
          <w:marRight w:val="0"/>
          <w:marTop w:val="0"/>
          <w:marBottom w:val="0"/>
          <w:divBdr>
            <w:top w:val="none" w:sz="0" w:space="0" w:color="auto"/>
            <w:left w:val="none" w:sz="0" w:space="0" w:color="auto"/>
            <w:bottom w:val="none" w:sz="0" w:space="0" w:color="auto"/>
            <w:right w:val="none" w:sz="0" w:space="0" w:color="auto"/>
          </w:divBdr>
          <w:divsChild>
            <w:div w:id="800808279">
              <w:marLeft w:val="0"/>
              <w:marRight w:val="0"/>
              <w:marTop w:val="0"/>
              <w:marBottom w:val="0"/>
              <w:divBdr>
                <w:top w:val="none" w:sz="0" w:space="0" w:color="auto"/>
                <w:left w:val="none" w:sz="0" w:space="0" w:color="auto"/>
                <w:bottom w:val="none" w:sz="0" w:space="0" w:color="auto"/>
                <w:right w:val="none" w:sz="0" w:space="0" w:color="auto"/>
              </w:divBdr>
              <w:divsChild>
                <w:div w:id="1975257016">
                  <w:marLeft w:val="4200"/>
                  <w:marRight w:val="0"/>
                  <w:marTop w:val="0"/>
                  <w:marBottom w:val="0"/>
                  <w:divBdr>
                    <w:top w:val="none" w:sz="0" w:space="0" w:color="auto"/>
                    <w:left w:val="none" w:sz="0" w:space="0" w:color="auto"/>
                    <w:bottom w:val="none" w:sz="0" w:space="0" w:color="auto"/>
                    <w:right w:val="none" w:sz="0" w:space="0" w:color="auto"/>
                  </w:divBdr>
                  <w:divsChild>
                    <w:div w:id="731200796">
                      <w:marLeft w:val="0"/>
                      <w:marRight w:val="0"/>
                      <w:marTop w:val="0"/>
                      <w:marBottom w:val="0"/>
                      <w:divBdr>
                        <w:top w:val="none" w:sz="0" w:space="0" w:color="auto"/>
                        <w:left w:val="none" w:sz="0" w:space="0" w:color="auto"/>
                        <w:bottom w:val="none" w:sz="0" w:space="0" w:color="auto"/>
                        <w:right w:val="none" w:sz="0" w:space="0" w:color="auto"/>
                      </w:divBdr>
                      <w:divsChild>
                        <w:div w:id="2033528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67671115">
      <w:bodyDiv w:val="1"/>
      <w:marLeft w:val="0"/>
      <w:marRight w:val="0"/>
      <w:marTop w:val="0"/>
      <w:marBottom w:val="0"/>
      <w:divBdr>
        <w:top w:val="none" w:sz="0" w:space="0" w:color="auto"/>
        <w:left w:val="none" w:sz="0" w:space="0" w:color="auto"/>
        <w:bottom w:val="none" w:sz="0" w:space="0" w:color="auto"/>
        <w:right w:val="none" w:sz="0" w:space="0" w:color="auto"/>
      </w:divBdr>
      <w:divsChild>
        <w:div w:id="132720955">
          <w:marLeft w:val="274"/>
          <w:marRight w:val="0"/>
          <w:marTop w:val="0"/>
          <w:marBottom w:val="0"/>
          <w:divBdr>
            <w:top w:val="none" w:sz="0" w:space="0" w:color="auto"/>
            <w:left w:val="none" w:sz="0" w:space="0" w:color="auto"/>
            <w:bottom w:val="none" w:sz="0" w:space="0" w:color="auto"/>
            <w:right w:val="none" w:sz="0" w:space="0" w:color="auto"/>
          </w:divBdr>
        </w:div>
        <w:div w:id="158351870">
          <w:marLeft w:val="274"/>
          <w:marRight w:val="0"/>
          <w:marTop w:val="0"/>
          <w:marBottom w:val="0"/>
          <w:divBdr>
            <w:top w:val="none" w:sz="0" w:space="0" w:color="auto"/>
            <w:left w:val="none" w:sz="0" w:space="0" w:color="auto"/>
            <w:bottom w:val="none" w:sz="0" w:space="0" w:color="auto"/>
            <w:right w:val="none" w:sz="0" w:space="0" w:color="auto"/>
          </w:divBdr>
        </w:div>
        <w:div w:id="197473266">
          <w:marLeft w:val="274"/>
          <w:marRight w:val="0"/>
          <w:marTop w:val="0"/>
          <w:marBottom w:val="0"/>
          <w:divBdr>
            <w:top w:val="none" w:sz="0" w:space="0" w:color="auto"/>
            <w:left w:val="none" w:sz="0" w:space="0" w:color="auto"/>
            <w:bottom w:val="none" w:sz="0" w:space="0" w:color="auto"/>
            <w:right w:val="none" w:sz="0" w:space="0" w:color="auto"/>
          </w:divBdr>
        </w:div>
        <w:div w:id="388772226">
          <w:marLeft w:val="274"/>
          <w:marRight w:val="0"/>
          <w:marTop w:val="0"/>
          <w:marBottom w:val="0"/>
          <w:divBdr>
            <w:top w:val="none" w:sz="0" w:space="0" w:color="auto"/>
            <w:left w:val="none" w:sz="0" w:space="0" w:color="auto"/>
            <w:bottom w:val="none" w:sz="0" w:space="0" w:color="auto"/>
            <w:right w:val="none" w:sz="0" w:space="0" w:color="auto"/>
          </w:divBdr>
        </w:div>
        <w:div w:id="548615393">
          <w:marLeft w:val="274"/>
          <w:marRight w:val="0"/>
          <w:marTop w:val="0"/>
          <w:marBottom w:val="0"/>
          <w:divBdr>
            <w:top w:val="none" w:sz="0" w:space="0" w:color="auto"/>
            <w:left w:val="none" w:sz="0" w:space="0" w:color="auto"/>
            <w:bottom w:val="none" w:sz="0" w:space="0" w:color="auto"/>
            <w:right w:val="none" w:sz="0" w:space="0" w:color="auto"/>
          </w:divBdr>
        </w:div>
        <w:div w:id="628164729">
          <w:marLeft w:val="274"/>
          <w:marRight w:val="0"/>
          <w:marTop w:val="0"/>
          <w:marBottom w:val="0"/>
          <w:divBdr>
            <w:top w:val="none" w:sz="0" w:space="0" w:color="auto"/>
            <w:left w:val="none" w:sz="0" w:space="0" w:color="auto"/>
            <w:bottom w:val="none" w:sz="0" w:space="0" w:color="auto"/>
            <w:right w:val="none" w:sz="0" w:space="0" w:color="auto"/>
          </w:divBdr>
        </w:div>
        <w:div w:id="844327240">
          <w:marLeft w:val="274"/>
          <w:marRight w:val="0"/>
          <w:marTop w:val="0"/>
          <w:marBottom w:val="0"/>
          <w:divBdr>
            <w:top w:val="none" w:sz="0" w:space="0" w:color="auto"/>
            <w:left w:val="none" w:sz="0" w:space="0" w:color="auto"/>
            <w:bottom w:val="none" w:sz="0" w:space="0" w:color="auto"/>
            <w:right w:val="none" w:sz="0" w:space="0" w:color="auto"/>
          </w:divBdr>
        </w:div>
        <w:div w:id="917982331">
          <w:marLeft w:val="274"/>
          <w:marRight w:val="0"/>
          <w:marTop w:val="0"/>
          <w:marBottom w:val="0"/>
          <w:divBdr>
            <w:top w:val="none" w:sz="0" w:space="0" w:color="auto"/>
            <w:left w:val="none" w:sz="0" w:space="0" w:color="auto"/>
            <w:bottom w:val="none" w:sz="0" w:space="0" w:color="auto"/>
            <w:right w:val="none" w:sz="0" w:space="0" w:color="auto"/>
          </w:divBdr>
        </w:div>
        <w:div w:id="1073310959">
          <w:marLeft w:val="274"/>
          <w:marRight w:val="0"/>
          <w:marTop w:val="0"/>
          <w:marBottom w:val="0"/>
          <w:divBdr>
            <w:top w:val="none" w:sz="0" w:space="0" w:color="auto"/>
            <w:left w:val="none" w:sz="0" w:space="0" w:color="auto"/>
            <w:bottom w:val="none" w:sz="0" w:space="0" w:color="auto"/>
            <w:right w:val="none" w:sz="0" w:space="0" w:color="auto"/>
          </w:divBdr>
        </w:div>
        <w:div w:id="1085960374">
          <w:marLeft w:val="274"/>
          <w:marRight w:val="0"/>
          <w:marTop w:val="0"/>
          <w:marBottom w:val="0"/>
          <w:divBdr>
            <w:top w:val="none" w:sz="0" w:space="0" w:color="auto"/>
            <w:left w:val="none" w:sz="0" w:space="0" w:color="auto"/>
            <w:bottom w:val="none" w:sz="0" w:space="0" w:color="auto"/>
            <w:right w:val="none" w:sz="0" w:space="0" w:color="auto"/>
          </w:divBdr>
        </w:div>
        <w:div w:id="1237084138">
          <w:marLeft w:val="274"/>
          <w:marRight w:val="0"/>
          <w:marTop w:val="0"/>
          <w:marBottom w:val="0"/>
          <w:divBdr>
            <w:top w:val="none" w:sz="0" w:space="0" w:color="auto"/>
            <w:left w:val="none" w:sz="0" w:space="0" w:color="auto"/>
            <w:bottom w:val="none" w:sz="0" w:space="0" w:color="auto"/>
            <w:right w:val="none" w:sz="0" w:space="0" w:color="auto"/>
          </w:divBdr>
        </w:div>
        <w:div w:id="1356273216">
          <w:marLeft w:val="274"/>
          <w:marRight w:val="0"/>
          <w:marTop w:val="0"/>
          <w:marBottom w:val="0"/>
          <w:divBdr>
            <w:top w:val="none" w:sz="0" w:space="0" w:color="auto"/>
            <w:left w:val="none" w:sz="0" w:space="0" w:color="auto"/>
            <w:bottom w:val="none" w:sz="0" w:space="0" w:color="auto"/>
            <w:right w:val="none" w:sz="0" w:space="0" w:color="auto"/>
          </w:divBdr>
        </w:div>
        <w:div w:id="1459034102">
          <w:marLeft w:val="274"/>
          <w:marRight w:val="0"/>
          <w:marTop w:val="0"/>
          <w:marBottom w:val="0"/>
          <w:divBdr>
            <w:top w:val="none" w:sz="0" w:space="0" w:color="auto"/>
            <w:left w:val="none" w:sz="0" w:space="0" w:color="auto"/>
            <w:bottom w:val="none" w:sz="0" w:space="0" w:color="auto"/>
            <w:right w:val="none" w:sz="0" w:space="0" w:color="auto"/>
          </w:divBdr>
        </w:div>
        <w:div w:id="1510023317">
          <w:marLeft w:val="274"/>
          <w:marRight w:val="0"/>
          <w:marTop w:val="0"/>
          <w:marBottom w:val="0"/>
          <w:divBdr>
            <w:top w:val="none" w:sz="0" w:space="0" w:color="auto"/>
            <w:left w:val="none" w:sz="0" w:space="0" w:color="auto"/>
            <w:bottom w:val="none" w:sz="0" w:space="0" w:color="auto"/>
            <w:right w:val="none" w:sz="0" w:space="0" w:color="auto"/>
          </w:divBdr>
        </w:div>
        <w:div w:id="1738018321">
          <w:marLeft w:val="274"/>
          <w:marRight w:val="0"/>
          <w:marTop w:val="0"/>
          <w:marBottom w:val="0"/>
          <w:divBdr>
            <w:top w:val="none" w:sz="0" w:space="0" w:color="auto"/>
            <w:left w:val="none" w:sz="0" w:space="0" w:color="auto"/>
            <w:bottom w:val="none" w:sz="0" w:space="0" w:color="auto"/>
            <w:right w:val="none" w:sz="0" w:space="0" w:color="auto"/>
          </w:divBdr>
        </w:div>
        <w:div w:id="1909654934">
          <w:marLeft w:val="274"/>
          <w:marRight w:val="0"/>
          <w:marTop w:val="0"/>
          <w:marBottom w:val="0"/>
          <w:divBdr>
            <w:top w:val="none" w:sz="0" w:space="0" w:color="auto"/>
            <w:left w:val="none" w:sz="0" w:space="0" w:color="auto"/>
            <w:bottom w:val="none" w:sz="0" w:space="0" w:color="auto"/>
            <w:right w:val="none" w:sz="0" w:space="0" w:color="auto"/>
          </w:divBdr>
        </w:div>
        <w:div w:id="1960798793">
          <w:marLeft w:val="274"/>
          <w:marRight w:val="0"/>
          <w:marTop w:val="0"/>
          <w:marBottom w:val="0"/>
          <w:divBdr>
            <w:top w:val="none" w:sz="0" w:space="0" w:color="auto"/>
            <w:left w:val="none" w:sz="0" w:space="0" w:color="auto"/>
            <w:bottom w:val="none" w:sz="0" w:space="0" w:color="auto"/>
            <w:right w:val="none" w:sz="0" w:space="0" w:color="auto"/>
          </w:divBdr>
        </w:div>
        <w:div w:id="2066643393">
          <w:marLeft w:val="274"/>
          <w:marRight w:val="0"/>
          <w:marTop w:val="0"/>
          <w:marBottom w:val="0"/>
          <w:divBdr>
            <w:top w:val="none" w:sz="0" w:space="0" w:color="auto"/>
            <w:left w:val="none" w:sz="0" w:space="0" w:color="auto"/>
            <w:bottom w:val="none" w:sz="0" w:space="0" w:color="auto"/>
            <w:right w:val="none" w:sz="0" w:space="0" w:color="auto"/>
          </w:divBdr>
        </w:div>
        <w:div w:id="2067289353">
          <w:marLeft w:val="274"/>
          <w:marRight w:val="0"/>
          <w:marTop w:val="0"/>
          <w:marBottom w:val="0"/>
          <w:divBdr>
            <w:top w:val="none" w:sz="0" w:space="0" w:color="auto"/>
            <w:left w:val="none" w:sz="0" w:space="0" w:color="auto"/>
            <w:bottom w:val="none" w:sz="0" w:space="0" w:color="auto"/>
            <w:right w:val="none" w:sz="0" w:space="0" w:color="auto"/>
          </w:divBdr>
        </w:div>
      </w:divsChild>
    </w:div>
    <w:div w:id="1190684395">
      <w:bodyDiv w:val="1"/>
      <w:marLeft w:val="0"/>
      <w:marRight w:val="0"/>
      <w:marTop w:val="0"/>
      <w:marBottom w:val="0"/>
      <w:divBdr>
        <w:top w:val="none" w:sz="0" w:space="0" w:color="auto"/>
        <w:left w:val="none" w:sz="0" w:space="0" w:color="auto"/>
        <w:bottom w:val="none" w:sz="0" w:space="0" w:color="auto"/>
        <w:right w:val="none" w:sz="0" w:space="0" w:color="auto"/>
      </w:divBdr>
      <w:divsChild>
        <w:div w:id="1215387959">
          <w:marLeft w:val="0"/>
          <w:marRight w:val="0"/>
          <w:marTop w:val="0"/>
          <w:marBottom w:val="0"/>
          <w:divBdr>
            <w:top w:val="none" w:sz="0" w:space="0" w:color="auto"/>
            <w:left w:val="none" w:sz="0" w:space="0" w:color="auto"/>
            <w:bottom w:val="none" w:sz="0" w:space="0" w:color="auto"/>
            <w:right w:val="none" w:sz="0" w:space="0" w:color="auto"/>
          </w:divBdr>
          <w:divsChild>
            <w:div w:id="411777824">
              <w:marLeft w:val="0"/>
              <w:marRight w:val="0"/>
              <w:marTop w:val="0"/>
              <w:marBottom w:val="0"/>
              <w:divBdr>
                <w:top w:val="none" w:sz="0" w:space="0" w:color="auto"/>
                <w:left w:val="none" w:sz="0" w:space="0" w:color="auto"/>
                <w:bottom w:val="none" w:sz="0" w:space="0" w:color="auto"/>
                <w:right w:val="none" w:sz="0" w:space="0" w:color="auto"/>
              </w:divBdr>
              <w:divsChild>
                <w:div w:id="717703841">
                  <w:marLeft w:val="0"/>
                  <w:marRight w:val="0"/>
                  <w:marTop w:val="0"/>
                  <w:marBottom w:val="0"/>
                  <w:divBdr>
                    <w:top w:val="none" w:sz="0" w:space="0" w:color="auto"/>
                    <w:left w:val="none" w:sz="0" w:space="0" w:color="auto"/>
                    <w:bottom w:val="none" w:sz="0" w:space="0" w:color="auto"/>
                    <w:right w:val="none" w:sz="0" w:space="0" w:color="auto"/>
                  </w:divBdr>
                  <w:divsChild>
                    <w:div w:id="565340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1448548">
      <w:bodyDiv w:val="1"/>
      <w:marLeft w:val="0"/>
      <w:marRight w:val="0"/>
      <w:marTop w:val="0"/>
      <w:marBottom w:val="0"/>
      <w:divBdr>
        <w:top w:val="none" w:sz="0" w:space="0" w:color="auto"/>
        <w:left w:val="none" w:sz="0" w:space="0" w:color="auto"/>
        <w:bottom w:val="none" w:sz="0" w:space="0" w:color="auto"/>
        <w:right w:val="none" w:sz="0" w:space="0" w:color="auto"/>
      </w:divBdr>
    </w:div>
    <w:div w:id="1344749435">
      <w:bodyDiv w:val="1"/>
      <w:marLeft w:val="0"/>
      <w:marRight w:val="0"/>
      <w:marTop w:val="0"/>
      <w:marBottom w:val="0"/>
      <w:divBdr>
        <w:top w:val="none" w:sz="0" w:space="0" w:color="auto"/>
        <w:left w:val="none" w:sz="0" w:space="0" w:color="auto"/>
        <w:bottom w:val="none" w:sz="0" w:space="0" w:color="auto"/>
        <w:right w:val="none" w:sz="0" w:space="0" w:color="auto"/>
      </w:divBdr>
      <w:divsChild>
        <w:div w:id="312873116">
          <w:marLeft w:val="0"/>
          <w:marRight w:val="0"/>
          <w:marTop w:val="0"/>
          <w:marBottom w:val="0"/>
          <w:divBdr>
            <w:top w:val="none" w:sz="0" w:space="0" w:color="auto"/>
            <w:left w:val="none" w:sz="0" w:space="0" w:color="auto"/>
            <w:bottom w:val="none" w:sz="0" w:space="0" w:color="auto"/>
            <w:right w:val="none" w:sz="0" w:space="0" w:color="auto"/>
          </w:divBdr>
          <w:divsChild>
            <w:div w:id="423040219">
              <w:marLeft w:val="0"/>
              <w:marRight w:val="0"/>
              <w:marTop w:val="0"/>
              <w:marBottom w:val="0"/>
              <w:divBdr>
                <w:top w:val="none" w:sz="0" w:space="0" w:color="auto"/>
                <w:left w:val="none" w:sz="0" w:space="0" w:color="auto"/>
                <w:bottom w:val="none" w:sz="0" w:space="0" w:color="auto"/>
                <w:right w:val="none" w:sz="0" w:space="0" w:color="auto"/>
              </w:divBdr>
              <w:divsChild>
                <w:div w:id="1098065409">
                  <w:marLeft w:val="0"/>
                  <w:marRight w:val="0"/>
                  <w:marTop w:val="0"/>
                  <w:marBottom w:val="0"/>
                  <w:divBdr>
                    <w:top w:val="none" w:sz="0" w:space="0" w:color="auto"/>
                    <w:left w:val="none" w:sz="0" w:space="0" w:color="auto"/>
                    <w:bottom w:val="none" w:sz="0" w:space="0" w:color="auto"/>
                    <w:right w:val="none" w:sz="0" w:space="0" w:color="auto"/>
                  </w:divBdr>
                  <w:divsChild>
                    <w:div w:id="634143914">
                      <w:marLeft w:val="0"/>
                      <w:marRight w:val="0"/>
                      <w:marTop w:val="0"/>
                      <w:marBottom w:val="0"/>
                      <w:divBdr>
                        <w:top w:val="none" w:sz="0" w:space="0" w:color="auto"/>
                        <w:left w:val="none" w:sz="0" w:space="0" w:color="auto"/>
                        <w:bottom w:val="none" w:sz="0" w:space="0" w:color="auto"/>
                        <w:right w:val="none" w:sz="0" w:space="0" w:color="auto"/>
                      </w:divBdr>
                      <w:divsChild>
                        <w:div w:id="712000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61124991">
      <w:bodyDiv w:val="1"/>
      <w:marLeft w:val="0"/>
      <w:marRight w:val="0"/>
      <w:marTop w:val="0"/>
      <w:marBottom w:val="0"/>
      <w:divBdr>
        <w:top w:val="none" w:sz="0" w:space="0" w:color="auto"/>
        <w:left w:val="none" w:sz="0" w:space="0" w:color="auto"/>
        <w:bottom w:val="none" w:sz="0" w:space="0" w:color="auto"/>
        <w:right w:val="none" w:sz="0" w:space="0" w:color="auto"/>
      </w:divBdr>
    </w:div>
    <w:div w:id="1426001693">
      <w:bodyDiv w:val="1"/>
      <w:marLeft w:val="0"/>
      <w:marRight w:val="0"/>
      <w:marTop w:val="0"/>
      <w:marBottom w:val="0"/>
      <w:divBdr>
        <w:top w:val="none" w:sz="0" w:space="0" w:color="auto"/>
        <w:left w:val="none" w:sz="0" w:space="0" w:color="auto"/>
        <w:bottom w:val="none" w:sz="0" w:space="0" w:color="auto"/>
        <w:right w:val="none" w:sz="0" w:space="0" w:color="auto"/>
      </w:divBdr>
      <w:divsChild>
        <w:div w:id="1839541393">
          <w:marLeft w:val="0"/>
          <w:marRight w:val="0"/>
          <w:marTop w:val="0"/>
          <w:marBottom w:val="0"/>
          <w:divBdr>
            <w:top w:val="none" w:sz="0" w:space="0" w:color="auto"/>
            <w:left w:val="single" w:sz="6" w:space="0" w:color="E3E3E3"/>
            <w:bottom w:val="none" w:sz="0" w:space="0" w:color="auto"/>
            <w:right w:val="single" w:sz="6" w:space="0" w:color="E3E3E3"/>
          </w:divBdr>
          <w:divsChild>
            <w:div w:id="1355379780">
              <w:marLeft w:val="0"/>
              <w:marRight w:val="0"/>
              <w:marTop w:val="0"/>
              <w:marBottom w:val="0"/>
              <w:divBdr>
                <w:top w:val="none" w:sz="0" w:space="0" w:color="auto"/>
                <w:left w:val="none" w:sz="0" w:space="0" w:color="auto"/>
                <w:bottom w:val="none" w:sz="0" w:space="0" w:color="auto"/>
                <w:right w:val="none" w:sz="0" w:space="0" w:color="auto"/>
              </w:divBdr>
              <w:divsChild>
                <w:div w:id="28065688">
                  <w:marLeft w:val="0"/>
                  <w:marRight w:val="-4650"/>
                  <w:marTop w:val="0"/>
                  <w:marBottom w:val="0"/>
                  <w:divBdr>
                    <w:top w:val="none" w:sz="0" w:space="0" w:color="auto"/>
                    <w:left w:val="none" w:sz="0" w:space="0" w:color="auto"/>
                    <w:bottom w:val="none" w:sz="0" w:space="0" w:color="auto"/>
                    <w:right w:val="none" w:sz="0" w:space="0" w:color="auto"/>
                  </w:divBdr>
                  <w:divsChild>
                    <w:div w:id="1444768489">
                      <w:marLeft w:val="0"/>
                      <w:marRight w:val="4650"/>
                      <w:marTop w:val="0"/>
                      <w:marBottom w:val="0"/>
                      <w:divBdr>
                        <w:top w:val="none" w:sz="0" w:space="0" w:color="auto"/>
                        <w:left w:val="none" w:sz="0" w:space="0" w:color="auto"/>
                        <w:bottom w:val="none" w:sz="0" w:space="0" w:color="auto"/>
                        <w:right w:val="none" w:sz="0" w:space="0" w:color="auto"/>
                      </w:divBdr>
                      <w:divsChild>
                        <w:div w:id="100952290">
                          <w:marLeft w:val="0"/>
                          <w:marRight w:val="0"/>
                          <w:marTop w:val="0"/>
                          <w:marBottom w:val="0"/>
                          <w:divBdr>
                            <w:top w:val="none" w:sz="0" w:space="0" w:color="auto"/>
                            <w:left w:val="none" w:sz="0" w:space="0" w:color="auto"/>
                            <w:bottom w:val="none" w:sz="0" w:space="0" w:color="auto"/>
                            <w:right w:val="none" w:sz="0" w:space="0" w:color="auto"/>
                          </w:divBdr>
                          <w:divsChild>
                            <w:div w:id="815342938">
                              <w:marLeft w:val="75"/>
                              <w:marRight w:val="0"/>
                              <w:marTop w:val="18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28427749">
      <w:bodyDiv w:val="1"/>
      <w:marLeft w:val="0"/>
      <w:marRight w:val="0"/>
      <w:marTop w:val="0"/>
      <w:marBottom w:val="0"/>
      <w:divBdr>
        <w:top w:val="none" w:sz="0" w:space="0" w:color="auto"/>
        <w:left w:val="none" w:sz="0" w:space="0" w:color="auto"/>
        <w:bottom w:val="none" w:sz="0" w:space="0" w:color="auto"/>
        <w:right w:val="none" w:sz="0" w:space="0" w:color="auto"/>
      </w:divBdr>
    </w:div>
    <w:div w:id="1461075642">
      <w:bodyDiv w:val="1"/>
      <w:marLeft w:val="0"/>
      <w:marRight w:val="0"/>
      <w:marTop w:val="0"/>
      <w:marBottom w:val="0"/>
      <w:divBdr>
        <w:top w:val="none" w:sz="0" w:space="0" w:color="auto"/>
        <w:left w:val="none" w:sz="0" w:space="0" w:color="auto"/>
        <w:bottom w:val="none" w:sz="0" w:space="0" w:color="auto"/>
        <w:right w:val="none" w:sz="0" w:space="0" w:color="auto"/>
      </w:divBdr>
      <w:divsChild>
        <w:div w:id="1791582847">
          <w:marLeft w:val="0"/>
          <w:marRight w:val="0"/>
          <w:marTop w:val="0"/>
          <w:marBottom w:val="0"/>
          <w:divBdr>
            <w:top w:val="none" w:sz="0" w:space="0" w:color="auto"/>
            <w:left w:val="none" w:sz="0" w:space="0" w:color="auto"/>
            <w:bottom w:val="none" w:sz="0" w:space="0" w:color="auto"/>
            <w:right w:val="none" w:sz="0" w:space="0" w:color="auto"/>
          </w:divBdr>
          <w:divsChild>
            <w:div w:id="750349342">
              <w:marLeft w:val="0"/>
              <w:marRight w:val="0"/>
              <w:marTop w:val="0"/>
              <w:marBottom w:val="0"/>
              <w:divBdr>
                <w:top w:val="none" w:sz="0" w:space="0" w:color="auto"/>
                <w:left w:val="none" w:sz="0" w:space="0" w:color="auto"/>
                <w:bottom w:val="none" w:sz="0" w:space="0" w:color="auto"/>
                <w:right w:val="none" w:sz="0" w:space="0" w:color="auto"/>
              </w:divBdr>
              <w:divsChild>
                <w:div w:id="1235044835">
                  <w:marLeft w:val="4200"/>
                  <w:marRight w:val="0"/>
                  <w:marTop w:val="0"/>
                  <w:marBottom w:val="0"/>
                  <w:divBdr>
                    <w:top w:val="none" w:sz="0" w:space="0" w:color="auto"/>
                    <w:left w:val="none" w:sz="0" w:space="0" w:color="auto"/>
                    <w:bottom w:val="none" w:sz="0" w:space="0" w:color="auto"/>
                    <w:right w:val="none" w:sz="0" w:space="0" w:color="auto"/>
                  </w:divBdr>
                  <w:divsChild>
                    <w:div w:id="1512839809">
                      <w:marLeft w:val="0"/>
                      <w:marRight w:val="0"/>
                      <w:marTop w:val="0"/>
                      <w:marBottom w:val="0"/>
                      <w:divBdr>
                        <w:top w:val="none" w:sz="0" w:space="0" w:color="auto"/>
                        <w:left w:val="none" w:sz="0" w:space="0" w:color="auto"/>
                        <w:bottom w:val="none" w:sz="0" w:space="0" w:color="auto"/>
                        <w:right w:val="none" w:sz="0" w:space="0" w:color="auto"/>
                      </w:divBdr>
                      <w:divsChild>
                        <w:div w:id="1715420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65986999">
      <w:bodyDiv w:val="1"/>
      <w:marLeft w:val="0"/>
      <w:marRight w:val="0"/>
      <w:marTop w:val="0"/>
      <w:marBottom w:val="0"/>
      <w:divBdr>
        <w:top w:val="none" w:sz="0" w:space="0" w:color="auto"/>
        <w:left w:val="none" w:sz="0" w:space="0" w:color="auto"/>
        <w:bottom w:val="none" w:sz="0" w:space="0" w:color="auto"/>
        <w:right w:val="none" w:sz="0" w:space="0" w:color="auto"/>
      </w:divBdr>
      <w:divsChild>
        <w:div w:id="444274805">
          <w:marLeft w:val="0"/>
          <w:marRight w:val="0"/>
          <w:marTop w:val="0"/>
          <w:marBottom w:val="0"/>
          <w:divBdr>
            <w:top w:val="none" w:sz="0" w:space="0" w:color="auto"/>
            <w:left w:val="none" w:sz="0" w:space="0" w:color="auto"/>
            <w:bottom w:val="none" w:sz="0" w:space="0" w:color="auto"/>
            <w:right w:val="none" w:sz="0" w:space="0" w:color="auto"/>
          </w:divBdr>
          <w:divsChild>
            <w:div w:id="194119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338732">
      <w:bodyDiv w:val="1"/>
      <w:marLeft w:val="0"/>
      <w:marRight w:val="0"/>
      <w:marTop w:val="0"/>
      <w:marBottom w:val="0"/>
      <w:divBdr>
        <w:top w:val="none" w:sz="0" w:space="0" w:color="auto"/>
        <w:left w:val="none" w:sz="0" w:space="0" w:color="auto"/>
        <w:bottom w:val="none" w:sz="0" w:space="0" w:color="auto"/>
        <w:right w:val="none" w:sz="0" w:space="0" w:color="auto"/>
      </w:divBdr>
      <w:divsChild>
        <w:div w:id="2095320747">
          <w:marLeft w:val="562"/>
          <w:marRight w:val="0"/>
          <w:marTop w:val="200"/>
          <w:marBottom w:val="0"/>
          <w:divBdr>
            <w:top w:val="none" w:sz="0" w:space="0" w:color="auto"/>
            <w:left w:val="none" w:sz="0" w:space="0" w:color="auto"/>
            <w:bottom w:val="none" w:sz="0" w:space="0" w:color="auto"/>
            <w:right w:val="none" w:sz="0" w:space="0" w:color="auto"/>
          </w:divBdr>
        </w:div>
        <w:div w:id="1152257041">
          <w:marLeft w:val="1426"/>
          <w:marRight w:val="0"/>
          <w:marTop w:val="100"/>
          <w:marBottom w:val="0"/>
          <w:divBdr>
            <w:top w:val="none" w:sz="0" w:space="0" w:color="auto"/>
            <w:left w:val="none" w:sz="0" w:space="0" w:color="auto"/>
            <w:bottom w:val="none" w:sz="0" w:space="0" w:color="auto"/>
            <w:right w:val="none" w:sz="0" w:space="0" w:color="auto"/>
          </w:divBdr>
        </w:div>
        <w:div w:id="274942312">
          <w:marLeft w:val="1426"/>
          <w:marRight w:val="0"/>
          <w:marTop w:val="100"/>
          <w:marBottom w:val="0"/>
          <w:divBdr>
            <w:top w:val="none" w:sz="0" w:space="0" w:color="auto"/>
            <w:left w:val="none" w:sz="0" w:space="0" w:color="auto"/>
            <w:bottom w:val="none" w:sz="0" w:space="0" w:color="auto"/>
            <w:right w:val="none" w:sz="0" w:space="0" w:color="auto"/>
          </w:divBdr>
        </w:div>
        <w:div w:id="485971220">
          <w:marLeft w:val="562"/>
          <w:marRight w:val="0"/>
          <w:marTop w:val="200"/>
          <w:marBottom w:val="0"/>
          <w:divBdr>
            <w:top w:val="none" w:sz="0" w:space="0" w:color="auto"/>
            <w:left w:val="none" w:sz="0" w:space="0" w:color="auto"/>
            <w:bottom w:val="none" w:sz="0" w:space="0" w:color="auto"/>
            <w:right w:val="none" w:sz="0" w:space="0" w:color="auto"/>
          </w:divBdr>
        </w:div>
        <w:div w:id="1364674740">
          <w:marLeft w:val="562"/>
          <w:marRight w:val="0"/>
          <w:marTop w:val="200"/>
          <w:marBottom w:val="0"/>
          <w:divBdr>
            <w:top w:val="none" w:sz="0" w:space="0" w:color="auto"/>
            <w:left w:val="none" w:sz="0" w:space="0" w:color="auto"/>
            <w:bottom w:val="none" w:sz="0" w:space="0" w:color="auto"/>
            <w:right w:val="none" w:sz="0" w:space="0" w:color="auto"/>
          </w:divBdr>
        </w:div>
        <w:div w:id="1008292232">
          <w:marLeft w:val="562"/>
          <w:marRight w:val="0"/>
          <w:marTop w:val="200"/>
          <w:marBottom w:val="0"/>
          <w:divBdr>
            <w:top w:val="none" w:sz="0" w:space="0" w:color="auto"/>
            <w:left w:val="none" w:sz="0" w:space="0" w:color="auto"/>
            <w:bottom w:val="none" w:sz="0" w:space="0" w:color="auto"/>
            <w:right w:val="none" w:sz="0" w:space="0" w:color="auto"/>
          </w:divBdr>
        </w:div>
      </w:divsChild>
    </w:div>
    <w:div w:id="1627662635">
      <w:bodyDiv w:val="1"/>
      <w:marLeft w:val="0"/>
      <w:marRight w:val="0"/>
      <w:marTop w:val="0"/>
      <w:marBottom w:val="0"/>
      <w:divBdr>
        <w:top w:val="none" w:sz="0" w:space="0" w:color="auto"/>
        <w:left w:val="none" w:sz="0" w:space="0" w:color="auto"/>
        <w:bottom w:val="none" w:sz="0" w:space="0" w:color="auto"/>
        <w:right w:val="none" w:sz="0" w:space="0" w:color="auto"/>
      </w:divBdr>
      <w:divsChild>
        <w:div w:id="262346889">
          <w:marLeft w:val="0"/>
          <w:marRight w:val="0"/>
          <w:marTop w:val="0"/>
          <w:marBottom w:val="0"/>
          <w:divBdr>
            <w:top w:val="none" w:sz="0" w:space="0" w:color="auto"/>
            <w:left w:val="none" w:sz="0" w:space="0" w:color="auto"/>
            <w:bottom w:val="none" w:sz="0" w:space="0" w:color="auto"/>
            <w:right w:val="none" w:sz="0" w:space="0" w:color="auto"/>
          </w:divBdr>
          <w:divsChild>
            <w:div w:id="2048294404">
              <w:marLeft w:val="0"/>
              <w:marRight w:val="0"/>
              <w:marTop w:val="0"/>
              <w:marBottom w:val="0"/>
              <w:divBdr>
                <w:top w:val="none" w:sz="0" w:space="0" w:color="auto"/>
                <w:left w:val="none" w:sz="0" w:space="0" w:color="auto"/>
                <w:bottom w:val="none" w:sz="0" w:space="0" w:color="auto"/>
                <w:right w:val="none" w:sz="0" w:space="0" w:color="auto"/>
              </w:divBdr>
              <w:divsChild>
                <w:div w:id="1721905802">
                  <w:marLeft w:val="0"/>
                  <w:marRight w:val="0"/>
                  <w:marTop w:val="0"/>
                  <w:marBottom w:val="0"/>
                  <w:divBdr>
                    <w:top w:val="none" w:sz="0" w:space="0" w:color="auto"/>
                    <w:left w:val="none" w:sz="0" w:space="0" w:color="auto"/>
                    <w:bottom w:val="none" w:sz="0" w:space="0" w:color="auto"/>
                    <w:right w:val="none" w:sz="0" w:space="0" w:color="auto"/>
                  </w:divBdr>
                  <w:divsChild>
                    <w:div w:id="1248466978">
                      <w:marLeft w:val="0"/>
                      <w:marRight w:val="0"/>
                      <w:marTop w:val="0"/>
                      <w:marBottom w:val="0"/>
                      <w:divBdr>
                        <w:top w:val="none" w:sz="0" w:space="0" w:color="auto"/>
                        <w:left w:val="none" w:sz="0" w:space="0" w:color="auto"/>
                        <w:bottom w:val="none" w:sz="0" w:space="0" w:color="auto"/>
                        <w:right w:val="none" w:sz="0" w:space="0" w:color="auto"/>
                      </w:divBdr>
                      <w:divsChild>
                        <w:div w:id="1669597407">
                          <w:marLeft w:val="0"/>
                          <w:marRight w:val="0"/>
                          <w:marTop w:val="0"/>
                          <w:marBottom w:val="0"/>
                          <w:divBdr>
                            <w:top w:val="none" w:sz="0" w:space="0" w:color="auto"/>
                            <w:left w:val="none" w:sz="0" w:space="0" w:color="auto"/>
                            <w:bottom w:val="none" w:sz="0" w:space="0" w:color="auto"/>
                            <w:right w:val="none" w:sz="0" w:space="0" w:color="auto"/>
                          </w:divBdr>
                          <w:divsChild>
                            <w:div w:id="1624799476">
                              <w:marLeft w:val="0"/>
                              <w:marRight w:val="0"/>
                              <w:marTop w:val="0"/>
                              <w:marBottom w:val="0"/>
                              <w:divBdr>
                                <w:top w:val="none" w:sz="0" w:space="0" w:color="auto"/>
                                <w:left w:val="none" w:sz="0" w:space="0" w:color="auto"/>
                                <w:bottom w:val="none" w:sz="0" w:space="0" w:color="auto"/>
                                <w:right w:val="none" w:sz="0" w:space="0" w:color="auto"/>
                              </w:divBdr>
                              <w:divsChild>
                                <w:div w:id="1423915682">
                                  <w:marLeft w:val="0"/>
                                  <w:marRight w:val="0"/>
                                  <w:marTop w:val="0"/>
                                  <w:marBottom w:val="0"/>
                                  <w:divBdr>
                                    <w:top w:val="none" w:sz="0" w:space="0" w:color="auto"/>
                                    <w:left w:val="none" w:sz="0" w:space="0" w:color="auto"/>
                                    <w:bottom w:val="none" w:sz="0" w:space="0" w:color="auto"/>
                                    <w:right w:val="none" w:sz="0" w:space="0" w:color="auto"/>
                                  </w:divBdr>
                                  <w:divsChild>
                                    <w:div w:id="1792363894">
                                      <w:marLeft w:val="0"/>
                                      <w:marRight w:val="0"/>
                                      <w:marTop w:val="0"/>
                                      <w:marBottom w:val="0"/>
                                      <w:divBdr>
                                        <w:top w:val="none" w:sz="0" w:space="0" w:color="auto"/>
                                        <w:left w:val="none" w:sz="0" w:space="0" w:color="auto"/>
                                        <w:bottom w:val="none" w:sz="0" w:space="0" w:color="auto"/>
                                        <w:right w:val="none" w:sz="0" w:space="0" w:color="auto"/>
                                      </w:divBdr>
                                      <w:divsChild>
                                        <w:div w:id="1081023546">
                                          <w:marLeft w:val="0"/>
                                          <w:marRight w:val="0"/>
                                          <w:marTop w:val="0"/>
                                          <w:marBottom w:val="0"/>
                                          <w:divBdr>
                                            <w:top w:val="none" w:sz="0" w:space="0" w:color="auto"/>
                                            <w:left w:val="none" w:sz="0" w:space="0" w:color="auto"/>
                                            <w:bottom w:val="none" w:sz="0" w:space="0" w:color="auto"/>
                                            <w:right w:val="none" w:sz="0" w:space="0" w:color="auto"/>
                                          </w:divBdr>
                                          <w:divsChild>
                                            <w:div w:id="97454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70521098">
      <w:bodyDiv w:val="1"/>
      <w:marLeft w:val="0"/>
      <w:marRight w:val="0"/>
      <w:marTop w:val="0"/>
      <w:marBottom w:val="0"/>
      <w:divBdr>
        <w:top w:val="none" w:sz="0" w:space="0" w:color="auto"/>
        <w:left w:val="none" w:sz="0" w:space="0" w:color="auto"/>
        <w:bottom w:val="none" w:sz="0" w:space="0" w:color="auto"/>
        <w:right w:val="none" w:sz="0" w:space="0" w:color="auto"/>
      </w:divBdr>
      <w:divsChild>
        <w:div w:id="814764731">
          <w:marLeft w:val="0"/>
          <w:marRight w:val="0"/>
          <w:marTop w:val="0"/>
          <w:marBottom w:val="0"/>
          <w:divBdr>
            <w:top w:val="none" w:sz="0" w:space="0" w:color="auto"/>
            <w:left w:val="none" w:sz="0" w:space="0" w:color="auto"/>
            <w:bottom w:val="none" w:sz="0" w:space="0" w:color="auto"/>
            <w:right w:val="none" w:sz="0" w:space="0" w:color="auto"/>
          </w:divBdr>
          <w:divsChild>
            <w:div w:id="888996648">
              <w:marLeft w:val="0"/>
              <w:marRight w:val="0"/>
              <w:marTop w:val="0"/>
              <w:marBottom w:val="0"/>
              <w:divBdr>
                <w:top w:val="none" w:sz="0" w:space="0" w:color="auto"/>
                <w:left w:val="none" w:sz="0" w:space="0" w:color="auto"/>
                <w:bottom w:val="none" w:sz="0" w:space="0" w:color="auto"/>
                <w:right w:val="none" w:sz="0" w:space="0" w:color="auto"/>
              </w:divBdr>
              <w:divsChild>
                <w:div w:id="127667702">
                  <w:marLeft w:val="0"/>
                  <w:marRight w:val="0"/>
                  <w:marTop w:val="0"/>
                  <w:marBottom w:val="0"/>
                  <w:divBdr>
                    <w:top w:val="none" w:sz="0" w:space="0" w:color="auto"/>
                    <w:left w:val="none" w:sz="0" w:space="0" w:color="auto"/>
                    <w:bottom w:val="none" w:sz="0" w:space="0" w:color="auto"/>
                    <w:right w:val="none" w:sz="0" w:space="0" w:color="auto"/>
                  </w:divBdr>
                  <w:divsChild>
                    <w:div w:id="320041211">
                      <w:marLeft w:val="0"/>
                      <w:marRight w:val="0"/>
                      <w:marTop w:val="0"/>
                      <w:marBottom w:val="0"/>
                      <w:divBdr>
                        <w:top w:val="none" w:sz="0" w:space="0" w:color="auto"/>
                        <w:left w:val="none" w:sz="0" w:space="0" w:color="auto"/>
                        <w:bottom w:val="none" w:sz="0" w:space="0" w:color="auto"/>
                        <w:right w:val="none" w:sz="0" w:space="0" w:color="auto"/>
                      </w:divBdr>
                      <w:divsChild>
                        <w:div w:id="1928340533">
                          <w:marLeft w:val="0"/>
                          <w:marRight w:val="0"/>
                          <w:marTop w:val="0"/>
                          <w:marBottom w:val="0"/>
                          <w:divBdr>
                            <w:top w:val="none" w:sz="0" w:space="0" w:color="auto"/>
                            <w:left w:val="none" w:sz="0" w:space="0" w:color="auto"/>
                            <w:bottom w:val="none" w:sz="0" w:space="0" w:color="auto"/>
                            <w:right w:val="none" w:sz="0" w:space="0" w:color="auto"/>
                          </w:divBdr>
                          <w:divsChild>
                            <w:div w:id="341787158">
                              <w:marLeft w:val="150"/>
                              <w:marRight w:val="150"/>
                              <w:marTop w:val="150"/>
                              <w:marBottom w:val="150"/>
                              <w:divBdr>
                                <w:top w:val="none" w:sz="0" w:space="0" w:color="auto"/>
                                <w:left w:val="none" w:sz="0" w:space="0" w:color="auto"/>
                                <w:bottom w:val="none" w:sz="0" w:space="0" w:color="auto"/>
                                <w:right w:val="none" w:sz="0" w:space="0" w:color="auto"/>
                              </w:divBdr>
                              <w:divsChild>
                                <w:div w:id="800155849">
                                  <w:marLeft w:val="0"/>
                                  <w:marRight w:val="0"/>
                                  <w:marTop w:val="0"/>
                                  <w:marBottom w:val="0"/>
                                  <w:divBdr>
                                    <w:top w:val="none" w:sz="0" w:space="0" w:color="auto"/>
                                    <w:left w:val="none" w:sz="0" w:space="0" w:color="auto"/>
                                    <w:bottom w:val="none" w:sz="0" w:space="0" w:color="auto"/>
                                    <w:right w:val="none" w:sz="0" w:space="0" w:color="auto"/>
                                  </w:divBdr>
                                  <w:divsChild>
                                    <w:div w:id="1754231977">
                                      <w:marLeft w:val="0"/>
                                      <w:marRight w:val="0"/>
                                      <w:marTop w:val="0"/>
                                      <w:marBottom w:val="0"/>
                                      <w:divBdr>
                                        <w:top w:val="none" w:sz="0" w:space="0" w:color="auto"/>
                                        <w:left w:val="none" w:sz="0" w:space="0" w:color="auto"/>
                                        <w:bottom w:val="none" w:sz="0" w:space="0" w:color="auto"/>
                                        <w:right w:val="none" w:sz="0" w:space="0" w:color="auto"/>
                                      </w:divBdr>
                                      <w:divsChild>
                                        <w:div w:id="1202978875">
                                          <w:marLeft w:val="0"/>
                                          <w:marRight w:val="0"/>
                                          <w:marTop w:val="0"/>
                                          <w:marBottom w:val="0"/>
                                          <w:divBdr>
                                            <w:top w:val="none" w:sz="0" w:space="0" w:color="auto"/>
                                            <w:left w:val="none" w:sz="0" w:space="0" w:color="auto"/>
                                            <w:bottom w:val="none" w:sz="0" w:space="0" w:color="auto"/>
                                            <w:right w:val="none" w:sz="0" w:space="0" w:color="auto"/>
                                          </w:divBdr>
                                          <w:divsChild>
                                            <w:div w:id="979264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62528949">
      <w:bodyDiv w:val="1"/>
      <w:marLeft w:val="0"/>
      <w:marRight w:val="0"/>
      <w:marTop w:val="0"/>
      <w:marBottom w:val="0"/>
      <w:divBdr>
        <w:top w:val="none" w:sz="0" w:space="0" w:color="auto"/>
        <w:left w:val="none" w:sz="0" w:space="0" w:color="auto"/>
        <w:bottom w:val="none" w:sz="0" w:space="0" w:color="auto"/>
        <w:right w:val="none" w:sz="0" w:space="0" w:color="auto"/>
      </w:divBdr>
    </w:div>
    <w:div w:id="1765762465">
      <w:bodyDiv w:val="1"/>
      <w:marLeft w:val="0"/>
      <w:marRight w:val="0"/>
      <w:marTop w:val="0"/>
      <w:marBottom w:val="0"/>
      <w:divBdr>
        <w:top w:val="none" w:sz="0" w:space="0" w:color="auto"/>
        <w:left w:val="none" w:sz="0" w:space="0" w:color="auto"/>
        <w:bottom w:val="none" w:sz="0" w:space="0" w:color="auto"/>
        <w:right w:val="none" w:sz="0" w:space="0" w:color="auto"/>
      </w:divBdr>
    </w:div>
    <w:div w:id="1768623164">
      <w:bodyDiv w:val="1"/>
      <w:marLeft w:val="0"/>
      <w:marRight w:val="0"/>
      <w:marTop w:val="0"/>
      <w:marBottom w:val="0"/>
      <w:divBdr>
        <w:top w:val="none" w:sz="0" w:space="0" w:color="auto"/>
        <w:left w:val="none" w:sz="0" w:space="0" w:color="auto"/>
        <w:bottom w:val="none" w:sz="0" w:space="0" w:color="auto"/>
        <w:right w:val="none" w:sz="0" w:space="0" w:color="auto"/>
      </w:divBdr>
    </w:div>
    <w:div w:id="1776947753">
      <w:bodyDiv w:val="1"/>
      <w:marLeft w:val="0"/>
      <w:marRight w:val="0"/>
      <w:marTop w:val="0"/>
      <w:marBottom w:val="0"/>
      <w:divBdr>
        <w:top w:val="none" w:sz="0" w:space="0" w:color="auto"/>
        <w:left w:val="none" w:sz="0" w:space="0" w:color="auto"/>
        <w:bottom w:val="none" w:sz="0" w:space="0" w:color="auto"/>
        <w:right w:val="none" w:sz="0" w:space="0" w:color="auto"/>
      </w:divBdr>
      <w:divsChild>
        <w:div w:id="1572346831">
          <w:marLeft w:val="547"/>
          <w:marRight w:val="0"/>
          <w:marTop w:val="0"/>
          <w:marBottom w:val="0"/>
          <w:divBdr>
            <w:top w:val="none" w:sz="0" w:space="0" w:color="auto"/>
            <w:left w:val="none" w:sz="0" w:space="0" w:color="auto"/>
            <w:bottom w:val="none" w:sz="0" w:space="0" w:color="auto"/>
            <w:right w:val="none" w:sz="0" w:space="0" w:color="auto"/>
          </w:divBdr>
        </w:div>
      </w:divsChild>
    </w:div>
    <w:div w:id="1778479964">
      <w:bodyDiv w:val="1"/>
      <w:marLeft w:val="0"/>
      <w:marRight w:val="0"/>
      <w:marTop w:val="0"/>
      <w:marBottom w:val="0"/>
      <w:divBdr>
        <w:top w:val="none" w:sz="0" w:space="0" w:color="auto"/>
        <w:left w:val="none" w:sz="0" w:space="0" w:color="auto"/>
        <w:bottom w:val="none" w:sz="0" w:space="0" w:color="auto"/>
        <w:right w:val="none" w:sz="0" w:space="0" w:color="auto"/>
      </w:divBdr>
      <w:divsChild>
        <w:div w:id="1867938834">
          <w:marLeft w:val="0"/>
          <w:marRight w:val="0"/>
          <w:marTop w:val="0"/>
          <w:marBottom w:val="0"/>
          <w:divBdr>
            <w:top w:val="none" w:sz="0" w:space="0" w:color="auto"/>
            <w:left w:val="none" w:sz="0" w:space="0" w:color="auto"/>
            <w:bottom w:val="none" w:sz="0" w:space="0" w:color="auto"/>
            <w:right w:val="none" w:sz="0" w:space="0" w:color="auto"/>
          </w:divBdr>
          <w:divsChild>
            <w:div w:id="1179001578">
              <w:marLeft w:val="0"/>
              <w:marRight w:val="0"/>
              <w:marTop w:val="0"/>
              <w:marBottom w:val="0"/>
              <w:divBdr>
                <w:top w:val="none" w:sz="0" w:space="0" w:color="auto"/>
                <w:left w:val="none" w:sz="0" w:space="0" w:color="auto"/>
                <w:bottom w:val="none" w:sz="0" w:space="0" w:color="auto"/>
                <w:right w:val="none" w:sz="0" w:space="0" w:color="auto"/>
              </w:divBdr>
              <w:divsChild>
                <w:div w:id="982004124">
                  <w:marLeft w:val="0"/>
                  <w:marRight w:val="0"/>
                  <w:marTop w:val="0"/>
                  <w:marBottom w:val="0"/>
                  <w:divBdr>
                    <w:top w:val="none" w:sz="0" w:space="0" w:color="auto"/>
                    <w:left w:val="none" w:sz="0" w:space="0" w:color="auto"/>
                    <w:bottom w:val="none" w:sz="0" w:space="0" w:color="auto"/>
                    <w:right w:val="none" w:sz="0" w:space="0" w:color="auto"/>
                  </w:divBdr>
                  <w:divsChild>
                    <w:div w:id="497232760">
                      <w:marLeft w:val="0"/>
                      <w:marRight w:val="0"/>
                      <w:marTop w:val="0"/>
                      <w:marBottom w:val="300"/>
                      <w:divBdr>
                        <w:top w:val="none" w:sz="0" w:space="0" w:color="auto"/>
                        <w:left w:val="none" w:sz="0" w:space="0" w:color="auto"/>
                        <w:bottom w:val="none" w:sz="0" w:space="0" w:color="auto"/>
                        <w:right w:val="none" w:sz="0" w:space="0" w:color="auto"/>
                      </w:divBdr>
                      <w:divsChild>
                        <w:div w:id="147945658">
                          <w:marLeft w:val="150"/>
                          <w:marRight w:val="150"/>
                          <w:marTop w:val="0"/>
                          <w:marBottom w:val="600"/>
                          <w:divBdr>
                            <w:top w:val="none" w:sz="0" w:space="0" w:color="auto"/>
                            <w:left w:val="none" w:sz="0" w:space="0" w:color="auto"/>
                            <w:bottom w:val="none" w:sz="0" w:space="0" w:color="auto"/>
                            <w:right w:val="none" w:sz="0" w:space="0" w:color="auto"/>
                          </w:divBdr>
                        </w:div>
                      </w:divsChild>
                    </w:div>
                  </w:divsChild>
                </w:div>
              </w:divsChild>
            </w:div>
          </w:divsChild>
        </w:div>
      </w:divsChild>
    </w:div>
    <w:div w:id="1789201717">
      <w:bodyDiv w:val="1"/>
      <w:marLeft w:val="0"/>
      <w:marRight w:val="0"/>
      <w:marTop w:val="0"/>
      <w:marBottom w:val="0"/>
      <w:divBdr>
        <w:top w:val="none" w:sz="0" w:space="0" w:color="auto"/>
        <w:left w:val="none" w:sz="0" w:space="0" w:color="auto"/>
        <w:bottom w:val="none" w:sz="0" w:space="0" w:color="auto"/>
        <w:right w:val="none" w:sz="0" w:space="0" w:color="auto"/>
      </w:divBdr>
      <w:divsChild>
        <w:div w:id="1260528285">
          <w:marLeft w:val="0"/>
          <w:marRight w:val="0"/>
          <w:marTop w:val="0"/>
          <w:marBottom w:val="0"/>
          <w:divBdr>
            <w:top w:val="none" w:sz="0" w:space="0" w:color="auto"/>
            <w:left w:val="none" w:sz="0" w:space="0" w:color="auto"/>
            <w:bottom w:val="none" w:sz="0" w:space="0" w:color="auto"/>
            <w:right w:val="none" w:sz="0" w:space="0" w:color="auto"/>
          </w:divBdr>
          <w:divsChild>
            <w:div w:id="1292438571">
              <w:marLeft w:val="0"/>
              <w:marRight w:val="0"/>
              <w:marTop w:val="210"/>
              <w:marBottom w:val="0"/>
              <w:divBdr>
                <w:top w:val="none" w:sz="0" w:space="0" w:color="auto"/>
                <w:left w:val="none" w:sz="0" w:space="0" w:color="auto"/>
                <w:bottom w:val="none" w:sz="0" w:space="0" w:color="auto"/>
                <w:right w:val="none" w:sz="0" w:space="0" w:color="auto"/>
              </w:divBdr>
              <w:divsChild>
                <w:div w:id="253325212">
                  <w:marLeft w:val="0"/>
                  <w:marRight w:val="0"/>
                  <w:marTop w:val="0"/>
                  <w:marBottom w:val="0"/>
                  <w:divBdr>
                    <w:top w:val="none" w:sz="0" w:space="0" w:color="auto"/>
                    <w:left w:val="none" w:sz="0" w:space="0" w:color="auto"/>
                    <w:bottom w:val="none" w:sz="0" w:space="0" w:color="auto"/>
                    <w:right w:val="none" w:sz="0" w:space="0" w:color="auto"/>
                  </w:divBdr>
                  <w:divsChild>
                    <w:div w:id="1579366788">
                      <w:marLeft w:val="0"/>
                      <w:marRight w:val="0"/>
                      <w:marTop w:val="0"/>
                      <w:marBottom w:val="660"/>
                      <w:divBdr>
                        <w:top w:val="none" w:sz="0" w:space="0" w:color="auto"/>
                        <w:left w:val="none" w:sz="0" w:space="0" w:color="auto"/>
                        <w:bottom w:val="none" w:sz="0" w:space="0" w:color="auto"/>
                        <w:right w:val="none" w:sz="0" w:space="0" w:color="auto"/>
                      </w:divBdr>
                      <w:divsChild>
                        <w:div w:id="1374385176">
                          <w:marLeft w:val="0"/>
                          <w:marRight w:val="0"/>
                          <w:marTop w:val="0"/>
                          <w:marBottom w:val="0"/>
                          <w:divBdr>
                            <w:top w:val="none" w:sz="0" w:space="0" w:color="auto"/>
                            <w:left w:val="none" w:sz="0" w:space="0" w:color="auto"/>
                            <w:bottom w:val="none" w:sz="0" w:space="0" w:color="auto"/>
                            <w:right w:val="none" w:sz="0" w:space="0" w:color="auto"/>
                          </w:divBdr>
                          <w:divsChild>
                            <w:div w:id="260456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16220199">
      <w:bodyDiv w:val="1"/>
      <w:marLeft w:val="0"/>
      <w:marRight w:val="0"/>
      <w:marTop w:val="0"/>
      <w:marBottom w:val="0"/>
      <w:divBdr>
        <w:top w:val="none" w:sz="0" w:space="0" w:color="auto"/>
        <w:left w:val="none" w:sz="0" w:space="0" w:color="auto"/>
        <w:bottom w:val="none" w:sz="0" w:space="0" w:color="auto"/>
        <w:right w:val="none" w:sz="0" w:space="0" w:color="auto"/>
      </w:divBdr>
      <w:divsChild>
        <w:div w:id="25180511">
          <w:marLeft w:val="605"/>
          <w:marRight w:val="0"/>
          <w:marTop w:val="0"/>
          <w:marBottom w:val="0"/>
          <w:divBdr>
            <w:top w:val="none" w:sz="0" w:space="0" w:color="auto"/>
            <w:left w:val="none" w:sz="0" w:space="0" w:color="auto"/>
            <w:bottom w:val="none" w:sz="0" w:space="0" w:color="auto"/>
            <w:right w:val="none" w:sz="0" w:space="0" w:color="auto"/>
          </w:divBdr>
        </w:div>
        <w:div w:id="364870172">
          <w:marLeft w:val="605"/>
          <w:marRight w:val="0"/>
          <w:marTop w:val="0"/>
          <w:marBottom w:val="0"/>
          <w:divBdr>
            <w:top w:val="none" w:sz="0" w:space="0" w:color="auto"/>
            <w:left w:val="none" w:sz="0" w:space="0" w:color="auto"/>
            <w:bottom w:val="none" w:sz="0" w:space="0" w:color="auto"/>
            <w:right w:val="none" w:sz="0" w:space="0" w:color="auto"/>
          </w:divBdr>
        </w:div>
        <w:div w:id="562834737">
          <w:marLeft w:val="605"/>
          <w:marRight w:val="0"/>
          <w:marTop w:val="0"/>
          <w:marBottom w:val="0"/>
          <w:divBdr>
            <w:top w:val="none" w:sz="0" w:space="0" w:color="auto"/>
            <w:left w:val="none" w:sz="0" w:space="0" w:color="auto"/>
            <w:bottom w:val="none" w:sz="0" w:space="0" w:color="auto"/>
            <w:right w:val="none" w:sz="0" w:space="0" w:color="auto"/>
          </w:divBdr>
        </w:div>
        <w:div w:id="1232109259">
          <w:marLeft w:val="605"/>
          <w:marRight w:val="0"/>
          <w:marTop w:val="0"/>
          <w:marBottom w:val="0"/>
          <w:divBdr>
            <w:top w:val="none" w:sz="0" w:space="0" w:color="auto"/>
            <w:left w:val="none" w:sz="0" w:space="0" w:color="auto"/>
            <w:bottom w:val="none" w:sz="0" w:space="0" w:color="auto"/>
            <w:right w:val="none" w:sz="0" w:space="0" w:color="auto"/>
          </w:divBdr>
        </w:div>
      </w:divsChild>
    </w:div>
    <w:div w:id="1885556667">
      <w:bodyDiv w:val="1"/>
      <w:marLeft w:val="0"/>
      <w:marRight w:val="0"/>
      <w:marTop w:val="0"/>
      <w:marBottom w:val="0"/>
      <w:divBdr>
        <w:top w:val="none" w:sz="0" w:space="0" w:color="auto"/>
        <w:left w:val="none" w:sz="0" w:space="0" w:color="auto"/>
        <w:bottom w:val="none" w:sz="0" w:space="0" w:color="auto"/>
        <w:right w:val="none" w:sz="0" w:space="0" w:color="auto"/>
      </w:divBdr>
    </w:div>
    <w:div w:id="1891070610">
      <w:bodyDiv w:val="1"/>
      <w:marLeft w:val="0"/>
      <w:marRight w:val="0"/>
      <w:marTop w:val="0"/>
      <w:marBottom w:val="0"/>
      <w:divBdr>
        <w:top w:val="none" w:sz="0" w:space="0" w:color="auto"/>
        <w:left w:val="none" w:sz="0" w:space="0" w:color="auto"/>
        <w:bottom w:val="none" w:sz="0" w:space="0" w:color="auto"/>
        <w:right w:val="none" w:sz="0" w:space="0" w:color="auto"/>
      </w:divBdr>
      <w:divsChild>
        <w:div w:id="1239822966">
          <w:marLeft w:val="0"/>
          <w:marRight w:val="0"/>
          <w:marTop w:val="0"/>
          <w:marBottom w:val="0"/>
          <w:divBdr>
            <w:top w:val="none" w:sz="0" w:space="0" w:color="auto"/>
            <w:left w:val="none" w:sz="0" w:space="0" w:color="auto"/>
            <w:bottom w:val="none" w:sz="0" w:space="0" w:color="auto"/>
            <w:right w:val="none" w:sz="0" w:space="0" w:color="auto"/>
          </w:divBdr>
          <w:divsChild>
            <w:div w:id="325088089">
              <w:marLeft w:val="0"/>
              <w:marRight w:val="0"/>
              <w:marTop w:val="0"/>
              <w:marBottom w:val="0"/>
              <w:divBdr>
                <w:top w:val="none" w:sz="0" w:space="0" w:color="auto"/>
                <w:left w:val="none" w:sz="0" w:space="0" w:color="auto"/>
                <w:bottom w:val="none" w:sz="0" w:space="0" w:color="auto"/>
                <w:right w:val="none" w:sz="0" w:space="0" w:color="auto"/>
              </w:divBdr>
              <w:divsChild>
                <w:div w:id="1266183746">
                  <w:marLeft w:val="0"/>
                  <w:marRight w:val="0"/>
                  <w:marTop w:val="0"/>
                  <w:marBottom w:val="0"/>
                  <w:divBdr>
                    <w:top w:val="none" w:sz="0" w:space="0" w:color="auto"/>
                    <w:left w:val="none" w:sz="0" w:space="0" w:color="auto"/>
                    <w:bottom w:val="none" w:sz="0" w:space="0" w:color="auto"/>
                    <w:right w:val="none" w:sz="0" w:space="0" w:color="auto"/>
                  </w:divBdr>
                  <w:divsChild>
                    <w:div w:id="751976381">
                      <w:marLeft w:val="0"/>
                      <w:marRight w:val="0"/>
                      <w:marTop w:val="0"/>
                      <w:marBottom w:val="0"/>
                      <w:divBdr>
                        <w:top w:val="none" w:sz="0" w:space="0" w:color="auto"/>
                        <w:left w:val="none" w:sz="0" w:space="0" w:color="auto"/>
                        <w:bottom w:val="none" w:sz="0" w:space="0" w:color="auto"/>
                        <w:right w:val="none" w:sz="0" w:space="0" w:color="auto"/>
                      </w:divBdr>
                      <w:divsChild>
                        <w:div w:id="104927381">
                          <w:marLeft w:val="0"/>
                          <w:marRight w:val="0"/>
                          <w:marTop w:val="0"/>
                          <w:marBottom w:val="0"/>
                          <w:divBdr>
                            <w:top w:val="none" w:sz="0" w:space="0" w:color="auto"/>
                            <w:left w:val="none" w:sz="0" w:space="0" w:color="auto"/>
                            <w:bottom w:val="none" w:sz="0" w:space="0" w:color="auto"/>
                            <w:right w:val="none" w:sz="0" w:space="0" w:color="auto"/>
                          </w:divBdr>
                          <w:divsChild>
                            <w:div w:id="165949180">
                              <w:marLeft w:val="150"/>
                              <w:marRight w:val="150"/>
                              <w:marTop w:val="150"/>
                              <w:marBottom w:val="150"/>
                              <w:divBdr>
                                <w:top w:val="none" w:sz="0" w:space="0" w:color="auto"/>
                                <w:left w:val="none" w:sz="0" w:space="0" w:color="auto"/>
                                <w:bottom w:val="none" w:sz="0" w:space="0" w:color="auto"/>
                                <w:right w:val="none" w:sz="0" w:space="0" w:color="auto"/>
                              </w:divBdr>
                              <w:divsChild>
                                <w:div w:id="1957637393">
                                  <w:marLeft w:val="0"/>
                                  <w:marRight w:val="0"/>
                                  <w:marTop w:val="0"/>
                                  <w:marBottom w:val="0"/>
                                  <w:divBdr>
                                    <w:top w:val="none" w:sz="0" w:space="0" w:color="auto"/>
                                    <w:left w:val="none" w:sz="0" w:space="0" w:color="auto"/>
                                    <w:bottom w:val="none" w:sz="0" w:space="0" w:color="auto"/>
                                    <w:right w:val="none" w:sz="0" w:space="0" w:color="auto"/>
                                  </w:divBdr>
                                  <w:divsChild>
                                    <w:div w:id="1520195173">
                                      <w:marLeft w:val="0"/>
                                      <w:marRight w:val="0"/>
                                      <w:marTop w:val="0"/>
                                      <w:marBottom w:val="0"/>
                                      <w:divBdr>
                                        <w:top w:val="none" w:sz="0" w:space="0" w:color="auto"/>
                                        <w:left w:val="none" w:sz="0" w:space="0" w:color="auto"/>
                                        <w:bottom w:val="none" w:sz="0" w:space="0" w:color="auto"/>
                                        <w:right w:val="none" w:sz="0" w:space="0" w:color="auto"/>
                                      </w:divBdr>
                                      <w:divsChild>
                                        <w:div w:id="1567258851">
                                          <w:marLeft w:val="0"/>
                                          <w:marRight w:val="0"/>
                                          <w:marTop w:val="0"/>
                                          <w:marBottom w:val="0"/>
                                          <w:divBdr>
                                            <w:top w:val="none" w:sz="0" w:space="0" w:color="auto"/>
                                            <w:left w:val="none" w:sz="0" w:space="0" w:color="auto"/>
                                            <w:bottom w:val="none" w:sz="0" w:space="0" w:color="auto"/>
                                            <w:right w:val="none" w:sz="0" w:space="0" w:color="auto"/>
                                          </w:divBdr>
                                          <w:divsChild>
                                            <w:div w:id="107699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02986050">
      <w:bodyDiv w:val="1"/>
      <w:marLeft w:val="0"/>
      <w:marRight w:val="0"/>
      <w:marTop w:val="0"/>
      <w:marBottom w:val="0"/>
      <w:divBdr>
        <w:top w:val="none" w:sz="0" w:space="0" w:color="auto"/>
        <w:left w:val="none" w:sz="0" w:space="0" w:color="auto"/>
        <w:bottom w:val="none" w:sz="0" w:space="0" w:color="auto"/>
        <w:right w:val="none" w:sz="0" w:space="0" w:color="auto"/>
      </w:divBdr>
      <w:divsChild>
        <w:div w:id="867570766">
          <w:marLeft w:val="0"/>
          <w:marRight w:val="0"/>
          <w:marTop w:val="0"/>
          <w:marBottom w:val="0"/>
          <w:divBdr>
            <w:top w:val="none" w:sz="0" w:space="0" w:color="auto"/>
            <w:left w:val="none" w:sz="0" w:space="0" w:color="auto"/>
            <w:bottom w:val="none" w:sz="0" w:space="0" w:color="auto"/>
            <w:right w:val="none" w:sz="0" w:space="0" w:color="auto"/>
          </w:divBdr>
          <w:divsChild>
            <w:div w:id="1471939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573531">
      <w:bodyDiv w:val="1"/>
      <w:marLeft w:val="0"/>
      <w:marRight w:val="0"/>
      <w:marTop w:val="0"/>
      <w:marBottom w:val="0"/>
      <w:divBdr>
        <w:top w:val="none" w:sz="0" w:space="0" w:color="auto"/>
        <w:left w:val="none" w:sz="0" w:space="0" w:color="auto"/>
        <w:bottom w:val="none" w:sz="0" w:space="0" w:color="auto"/>
        <w:right w:val="none" w:sz="0" w:space="0" w:color="auto"/>
      </w:divBdr>
      <w:divsChild>
        <w:div w:id="414060271">
          <w:marLeft w:val="446"/>
          <w:marRight w:val="0"/>
          <w:marTop w:val="0"/>
          <w:marBottom w:val="0"/>
          <w:divBdr>
            <w:top w:val="none" w:sz="0" w:space="0" w:color="auto"/>
            <w:left w:val="none" w:sz="0" w:space="0" w:color="auto"/>
            <w:bottom w:val="none" w:sz="0" w:space="0" w:color="auto"/>
            <w:right w:val="none" w:sz="0" w:space="0" w:color="auto"/>
          </w:divBdr>
        </w:div>
      </w:divsChild>
    </w:div>
    <w:div w:id="2007705370">
      <w:bodyDiv w:val="1"/>
      <w:marLeft w:val="0"/>
      <w:marRight w:val="0"/>
      <w:marTop w:val="0"/>
      <w:marBottom w:val="0"/>
      <w:divBdr>
        <w:top w:val="none" w:sz="0" w:space="0" w:color="auto"/>
        <w:left w:val="none" w:sz="0" w:space="0" w:color="auto"/>
        <w:bottom w:val="none" w:sz="0" w:space="0" w:color="auto"/>
        <w:right w:val="none" w:sz="0" w:space="0" w:color="auto"/>
      </w:divBdr>
      <w:divsChild>
        <w:div w:id="1916015934">
          <w:marLeft w:val="0"/>
          <w:marRight w:val="0"/>
          <w:marTop w:val="0"/>
          <w:marBottom w:val="0"/>
          <w:divBdr>
            <w:top w:val="none" w:sz="0" w:space="0" w:color="auto"/>
            <w:left w:val="none" w:sz="0" w:space="0" w:color="auto"/>
            <w:bottom w:val="none" w:sz="0" w:space="0" w:color="auto"/>
            <w:right w:val="none" w:sz="0" w:space="0" w:color="auto"/>
          </w:divBdr>
          <w:divsChild>
            <w:div w:id="49887793">
              <w:marLeft w:val="0"/>
              <w:marRight w:val="0"/>
              <w:marTop w:val="0"/>
              <w:marBottom w:val="0"/>
              <w:divBdr>
                <w:top w:val="none" w:sz="0" w:space="0" w:color="auto"/>
                <w:left w:val="none" w:sz="0" w:space="0" w:color="auto"/>
                <w:bottom w:val="none" w:sz="0" w:space="0" w:color="auto"/>
                <w:right w:val="none" w:sz="0" w:space="0" w:color="auto"/>
              </w:divBdr>
              <w:divsChild>
                <w:div w:id="1778402906">
                  <w:marLeft w:val="4200"/>
                  <w:marRight w:val="0"/>
                  <w:marTop w:val="0"/>
                  <w:marBottom w:val="0"/>
                  <w:divBdr>
                    <w:top w:val="none" w:sz="0" w:space="0" w:color="auto"/>
                    <w:left w:val="none" w:sz="0" w:space="0" w:color="auto"/>
                    <w:bottom w:val="none" w:sz="0" w:space="0" w:color="auto"/>
                    <w:right w:val="none" w:sz="0" w:space="0" w:color="auto"/>
                  </w:divBdr>
                  <w:divsChild>
                    <w:div w:id="247345128">
                      <w:marLeft w:val="0"/>
                      <w:marRight w:val="0"/>
                      <w:marTop w:val="0"/>
                      <w:marBottom w:val="0"/>
                      <w:divBdr>
                        <w:top w:val="none" w:sz="0" w:space="0" w:color="auto"/>
                        <w:left w:val="none" w:sz="0" w:space="0" w:color="auto"/>
                        <w:bottom w:val="none" w:sz="0" w:space="0" w:color="auto"/>
                        <w:right w:val="none" w:sz="0" w:space="0" w:color="auto"/>
                      </w:divBdr>
                      <w:divsChild>
                        <w:div w:id="265384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21855498">
      <w:bodyDiv w:val="1"/>
      <w:marLeft w:val="0"/>
      <w:marRight w:val="0"/>
      <w:marTop w:val="0"/>
      <w:marBottom w:val="0"/>
      <w:divBdr>
        <w:top w:val="none" w:sz="0" w:space="0" w:color="auto"/>
        <w:left w:val="none" w:sz="0" w:space="0" w:color="auto"/>
        <w:bottom w:val="none" w:sz="0" w:space="0" w:color="auto"/>
        <w:right w:val="none" w:sz="0" w:space="0" w:color="auto"/>
      </w:divBdr>
      <w:divsChild>
        <w:div w:id="590359878">
          <w:marLeft w:val="0"/>
          <w:marRight w:val="0"/>
          <w:marTop w:val="0"/>
          <w:marBottom w:val="0"/>
          <w:divBdr>
            <w:top w:val="none" w:sz="0" w:space="0" w:color="auto"/>
            <w:left w:val="none" w:sz="0" w:space="0" w:color="auto"/>
            <w:bottom w:val="none" w:sz="0" w:space="0" w:color="auto"/>
            <w:right w:val="none" w:sz="0" w:space="0" w:color="auto"/>
          </w:divBdr>
          <w:divsChild>
            <w:div w:id="424150791">
              <w:marLeft w:val="0"/>
              <w:marRight w:val="0"/>
              <w:marTop w:val="0"/>
              <w:marBottom w:val="0"/>
              <w:divBdr>
                <w:top w:val="none" w:sz="0" w:space="0" w:color="auto"/>
                <w:left w:val="none" w:sz="0" w:space="0" w:color="auto"/>
                <w:bottom w:val="none" w:sz="0" w:space="0" w:color="auto"/>
                <w:right w:val="none" w:sz="0" w:space="0" w:color="auto"/>
              </w:divBdr>
              <w:divsChild>
                <w:div w:id="1152407655">
                  <w:marLeft w:val="0"/>
                  <w:marRight w:val="0"/>
                  <w:marTop w:val="0"/>
                  <w:marBottom w:val="0"/>
                  <w:divBdr>
                    <w:top w:val="none" w:sz="0" w:space="0" w:color="auto"/>
                    <w:left w:val="none" w:sz="0" w:space="0" w:color="auto"/>
                    <w:bottom w:val="none" w:sz="0" w:space="0" w:color="auto"/>
                    <w:right w:val="none" w:sz="0" w:space="0" w:color="auto"/>
                  </w:divBdr>
                  <w:divsChild>
                    <w:div w:id="612833387">
                      <w:marLeft w:val="0"/>
                      <w:marRight w:val="0"/>
                      <w:marTop w:val="0"/>
                      <w:marBottom w:val="0"/>
                      <w:divBdr>
                        <w:top w:val="none" w:sz="0" w:space="0" w:color="auto"/>
                        <w:left w:val="none" w:sz="0" w:space="0" w:color="auto"/>
                        <w:bottom w:val="none" w:sz="0" w:space="0" w:color="auto"/>
                        <w:right w:val="none" w:sz="0" w:space="0" w:color="auto"/>
                      </w:divBdr>
                      <w:divsChild>
                        <w:div w:id="1288705223">
                          <w:marLeft w:val="0"/>
                          <w:marRight w:val="0"/>
                          <w:marTop w:val="0"/>
                          <w:marBottom w:val="0"/>
                          <w:divBdr>
                            <w:top w:val="none" w:sz="0" w:space="0" w:color="auto"/>
                            <w:left w:val="none" w:sz="0" w:space="0" w:color="auto"/>
                            <w:bottom w:val="none" w:sz="0" w:space="0" w:color="auto"/>
                            <w:right w:val="none" w:sz="0" w:space="0" w:color="auto"/>
                          </w:divBdr>
                          <w:divsChild>
                            <w:div w:id="1603296364">
                              <w:marLeft w:val="0"/>
                              <w:marRight w:val="0"/>
                              <w:marTop w:val="0"/>
                              <w:marBottom w:val="0"/>
                              <w:divBdr>
                                <w:top w:val="none" w:sz="0" w:space="0" w:color="auto"/>
                                <w:left w:val="none" w:sz="0" w:space="0" w:color="auto"/>
                                <w:bottom w:val="none" w:sz="0" w:space="0" w:color="auto"/>
                                <w:right w:val="none" w:sz="0" w:space="0" w:color="auto"/>
                              </w:divBdr>
                              <w:divsChild>
                                <w:div w:id="1475950982">
                                  <w:marLeft w:val="0"/>
                                  <w:marRight w:val="0"/>
                                  <w:marTop w:val="0"/>
                                  <w:marBottom w:val="0"/>
                                  <w:divBdr>
                                    <w:top w:val="none" w:sz="0" w:space="0" w:color="auto"/>
                                    <w:left w:val="none" w:sz="0" w:space="0" w:color="auto"/>
                                    <w:bottom w:val="none" w:sz="0" w:space="0" w:color="auto"/>
                                    <w:right w:val="none" w:sz="0" w:space="0" w:color="auto"/>
                                  </w:divBdr>
                                  <w:divsChild>
                                    <w:div w:id="100031710">
                                      <w:marLeft w:val="0"/>
                                      <w:marRight w:val="0"/>
                                      <w:marTop w:val="0"/>
                                      <w:marBottom w:val="0"/>
                                      <w:divBdr>
                                        <w:top w:val="none" w:sz="0" w:space="0" w:color="auto"/>
                                        <w:left w:val="none" w:sz="0" w:space="0" w:color="auto"/>
                                        <w:bottom w:val="none" w:sz="0" w:space="0" w:color="auto"/>
                                        <w:right w:val="none" w:sz="0" w:space="0" w:color="auto"/>
                                      </w:divBdr>
                                      <w:divsChild>
                                        <w:div w:id="348064118">
                                          <w:marLeft w:val="0"/>
                                          <w:marRight w:val="0"/>
                                          <w:marTop w:val="0"/>
                                          <w:marBottom w:val="0"/>
                                          <w:divBdr>
                                            <w:top w:val="none" w:sz="0" w:space="0" w:color="auto"/>
                                            <w:left w:val="none" w:sz="0" w:space="0" w:color="auto"/>
                                            <w:bottom w:val="none" w:sz="0" w:space="0" w:color="auto"/>
                                            <w:right w:val="none" w:sz="0" w:space="0" w:color="auto"/>
                                          </w:divBdr>
                                          <w:divsChild>
                                            <w:div w:id="1033579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35694934">
      <w:bodyDiv w:val="1"/>
      <w:marLeft w:val="0"/>
      <w:marRight w:val="0"/>
      <w:marTop w:val="0"/>
      <w:marBottom w:val="0"/>
      <w:divBdr>
        <w:top w:val="none" w:sz="0" w:space="0" w:color="auto"/>
        <w:left w:val="none" w:sz="0" w:space="0" w:color="auto"/>
        <w:bottom w:val="none" w:sz="0" w:space="0" w:color="auto"/>
        <w:right w:val="none" w:sz="0" w:space="0" w:color="auto"/>
      </w:divBdr>
      <w:divsChild>
        <w:div w:id="784007214">
          <w:marLeft w:val="0"/>
          <w:marRight w:val="0"/>
          <w:marTop w:val="0"/>
          <w:marBottom w:val="0"/>
          <w:divBdr>
            <w:top w:val="none" w:sz="0" w:space="0" w:color="auto"/>
            <w:left w:val="none" w:sz="0" w:space="0" w:color="auto"/>
            <w:bottom w:val="none" w:sz="0" w:space="0" w:color="auto"/>
            <w:right w:val="none" w:sz="0" w:space="0" w:color="auto"/>
          </w:divBdr>
          <w:divsChild>
            <w:div w:id="395784293">
              <w:marLeft w:val="0"/>
              <w:marRight w:val="0"/>
              <w:marTop w:val="0"/>
              <w:marBottom w:val="0"/>
              <w:divBdr>
                <w:top w:val="none" w:sz="0" w:space="0" w:color="auto"/>
                <w:left w:val="none" w:sz="0" w:space="0" w:color="auto"/>
                <w:bottom w:val="none" w:sz="0" w:space="0" w:color="auto"/>
                <w:right w:val="none" w:sz="0" w:space="0" w:color="auto"/>
              </w:divBdr>
              <w:divsChild>
                <w:div w:id="1371301936">
                  <w:marLeft w:val="0"/>
                  <w:marRight w:val="0"/>
                  <w:marTop w:val="0"/>
                  <w:marBottom w:val="0"/>
                  <w:divBdr>
                    <w:top w:val="none" w:sz="0" w:space="0" w:color="auto"/>
                    <w:left w:val="none" w:sz="0" w:space="0" w:color="auto"/>
                    <w:bottom w:val="none" w:sz="0" w:space="0" w:color="auto"/>
                    <w:right w:val="none" w:sz="0" w:space="0" w:color="auto"/>
                  </w:divBdr>
                  <w:divsChild>
                    <w:div w:id="874849405">
                      <w:marLeft w:val="0"/>
                      <w:marRight w:val="0"/>
                      <w:marTop w:val="0"/>
                      <w:marBottom w:val="0"/>
                      <w:divBdr>
                        <w:top w:val="none" w:sz="0" w:space="0" w:color="auto"/>
                        <w:left w:val="none" w:sz="0" w:space="0" w:color="auto"/>
                        <w:bottom w:val="none" w:sz="0" w:space="0" w:color="auto"/>
                        <w:right w:val="none" w:sz="0" w:space="0" w:color="auto"/>
                      </w:divBdr>
                      <w:divsChild>
                        <w:div w:id="290012793">
                          <w:marLeft w:val="0"/>
                          <w:marRight w:val="0"/>
                          <w:marTop w:val="0"/>
                          <w:marBottom w:val="0"/>
                          <w:divBdr>
                            <w:top w:val="none" w:sz="0" w:space="0" w:color="auto"/>
                            <w:left w:val="none" w:sz="0" w:space="0" w:color="auto"/>
                            <w:bottom w:val="none" w:sz="0" w:space="0" w:color="auto"/>
                            <w:right w:val="none" w:sz="0" w:space="0" w:color="auto"/>
                          </w:divBdr>
                          <w:divsChild>
                            <w:div w:id="1985815315">
                              <w:marLeft w:val="0"/>
                              <w:marRight w:val="0"/>
                              <w:marTop w:val="0"/>
                              <w:marBottom w:val="0"/>
                              <w:divBdr>
                                <w:top w:val="none" w:sz="0" w:space="0" w:color="auto"/>
                                <w:left w:val="none" w:sz="0" w:space="0" w:color="auto"/>
                                <w:bottom w:val="none" w:sz="0" w:space="0" w:color="auto"/>
                                <w:right w:val="none" w:sz="0" w:space="0" w:color="auto"/>
                              </w:divBdr>
                              <w:divsChild>
                                <w:div w:id="961110563">
                                  <w:marLeft w:val="0"/>
                                  <w:marRight w:val="0"/>
                                  <w:marTop w:val="0"/>
                                  <w:marBottom w:val="0"/>
                                  <w:divBdr>
                                    <w:top w:val="none" w:sz="0" w:space="0" w:color="auto"/>
                                    <w:left w:val="none" w:sz="0" w:space="0" w:color="auto"/>
                                    <w:bottom w:val="none" w:sz="0" w:space="0" w:color="auto"/>
                                    <w:right w:val="none" w:sz="0" w:space="0" w:color="auto"/>
                                  </w:divBdr>
                                  <w:divsChild>
                                    <w:div w:id="1318920229">
                                      <w:marLeft w:val="0"/>
                                      <w:marRight w:val="0"/>
                                      <w:marTop w:val="0"/>
                                      <w:marBottom w:val="0"/>
                                      <w:divBdr>
                                        <w:top w:val="none" w:sz="0" w:space="0" w:color="auto"/>
                                        <w:left w:val="none" w:sz="0" w:space="0" w:color="auto"/>
                                        <w:bottom w:val="none" w:sz="0" w:space="0" w:color="auto"/>
                                        <w:right w:val="none" w:sz="0" w:space="0" w:color="auto"/>
                                      </w:divBdr>
                                      <w:divsChild>
                                        <w:div w:id="78449223">
                                          <w:marLeft w:val="0"/>
                                          <w:marRight w:val="0"/>
                                          <w:marTop w:val="0"/>
                                          <w:marBottom w:val="0"/>
                                          <w:divBdr>
                                            <w:top w:val="none" w:sz="0" w:space="0" w:color="auto"/>
                                            <w:left w:val="none" w:sz="0" w:space="0" w:color="auto"/>
                                            <w:bottom w:val="none" w:sz="0" w:space="0" w:color="auto"/>
                                            <w:right w:val="none" w:sz="0" w:space="0" w:color="auto"/>
                                          </w:divBdr>
                                          <w:divsChild>
                                            <w:div w:id="810051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52923024">
      <w:bodyDiv w:val="1"/>
      <w:marLeft w:val="0"/>
      <w:marRight w:val="0"/>
      <w:marTop w:val="0"/>
      <w:marBottom w:val="0"/>
      <w:divBdr>
        <w:top w:val="none" w:sz="0" w:space="0" w:color="auto"/>
        <w:left w:val="none" w:sz="0" w:space="0" w:color="auto"/>
        <w:bottom w:val="none" w:sz="0" w:space="0" w:color="auto"/>
        <w:right w:val="none" w:sz="0" w:space="0" w:color="auto"/>
      </w:divBdr>
      <w:divsChild>
        <w:div w:id="69275185">
          <w:marLeft w:val="0"/>
          <w:marRight w:val="0"/>
          <w:marTop w:val="0"/>
          <w:marBottom w:val="0"/>
          <w:divBdr>
            <w:top w:val="none" w:sz="0" w:space="0" w:color="auto"/>
            <w:left w:val="none" w:sz="0" w:space="0" w:color="auto"/>
            <w:bottom w:val="none" w:sz="0" w:space="0" w:color="auto"/>
            <w:right w:val="none" w:sz="0" w:space="0" w:color="auto"/>
          </w:divBdr>
          <w:divsChild>
            <w:div w:id="1331834446">
              <w:marLeft w:val="0"/>
              <w:marRight w:val="0"/>
              <w:marTop w:val="0"/>
              <w:marBottom w:val="0"/>
              <w:divBdr>
                <w:top w:val="none" w:sz="0" w:space="0" w:color="auto"/>
                <w:left w:val="none" w:sz="0" w:space="0" w:color="auto"/>
                <w:bottom w:val="none" w:sz="0" w:space="0" w:color="auto"/>
                <w:right w:val="none" w:sz="0" w:space="0" w:color="auto"/>
              </w:divBdr>
              <w:divsChild>
                <w:div w:id="440998569">
                  <w:marLeft w:val="0"/>
                  <w:marRight w:val="0"/>
                  <w:marTop w:val="0"/>
                  <w:marBottom w:val="0"/>
                  <w:divBdr>
                    <w:top w:val="none" w:sz="0" w:space="0" w:color="auto"/>
                    <w:left w:val="none" w:sz="0" w:space="0" w:color="auto"/>
                    <w:bottom w:val="none" w:sz="0" w:space="0" w:color="auto"/>
                    <w:right w:val="none" w:sz="0" w:space="0" w:color="auto"/>
                  </w:divBdr>
                  <w:divsChild>
                    <w:div w:id="456871722">
                      <w:marLeft w:val="0"/>
                      <w:marRight w:val="0"/>
                      <w:marTop w:val="0"/>
                      <w:marBottom w:val="0"/>
                      <w:divBdr>
                        <w:top w:val="none" w:sz="0" w:space="0" w:color="auto"/>
                        <w:left w:val="none" w:sz="0" w:space="0" w:color="auto"/>
                        <w:bottom w:val="none" w:sz="0" w:space="0" w:color="auto"/>
                        <w:right w:val="none" w:sz="0" w:space="0" w:color="auto"/>
                      </w:divBdr>
                      <w:divsChild>
                        <w:div w:id="1615747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96634504">
      <w:bodyDiv w:val="1"/>
      <w:marLeft w:val="0"/>
      <w:marRight w:val="0"/>
      <w:marTop w:val="0"/>
      <w:marBottom w:val="0"/>
      <w:divBdr>
        <w:top w:val="none" w:sz="0" w:space="0" w:color="auto"/>
        <w:left w:val="none" w:sz="0" w:space="0" w:color="auto"/>
        <w:bottom w:val="none" w:sz="0" w:space="0" w:color="auto"/>
        <w:right w:val="none" w:sz="0" w:space="0" w:color="auto"/>
      </w:divBdr>
      <w:divsChild>
        <w:div w:id="418261752">
          <w:marLeft w:val="547"/>
          <w:marRight w:val="0"/>
          <w:marTop w:val="163"/>
          <w:marBottom w:val="0"/>
          <w:divBdr>
            <w:top w:val="none" w:sz="0" w:space="0" w:color="auto"/>
            <w:left w:val="none" w:sz="0" w:space="0" w:color="auto"/>
            <w:bottom w:val="none" w:sz="0" w:space="0" w:color="auto"/>
            <w:right w:val="none" w:sz="0" w:space="0" w:color="auto"/>
          </w:divBdr>
        </w:div>
      </w:divsChild>
    </w:div>
    <w:div w:id="2111394286">
      <w:bodyDiv w:val="1"/>
      <w:marLeft w:val="0"/>
      <w:marRight w:val="0"/>
      <w:marTop w:val="0"/>
      <w:marBottom w:val="0"/>
      <w:divBdr>
        <w:top w:val="none" w:sz="0" w:space="0" w:color="auto"/>
        <w:left w:val="none" w:sz="0" w:space="0" w:color="auto"/>
        <w:bottom w:val="none" w:sz="0" w:space="0" w:color="auto"/>
        <w:right w:val="none" w:sz="0" w:space="0" w:color="auto"/>
      </w:divBdr>
      <w:divsChild>
        <w:div w:id="707994463">
          <w:marLeft w:val="0"/>
          <w:marRight w:val="0"/>
          <w:marTop w:val="0"/>
          <w:marBottom w:val="0"/>
          <w:divBdr>
            <w:top w:val="none" w:sz="0" w:space="0" w:color="auto"/>
            <w:left w:val="none" w:sz="0" w:space="0" w:color="auto"/>
            <w:bottom w:val="none" w:sz="0" w:space="0" w:color="auto"/>
            <w:right w:val="none" w:sz="0" w:space="0" w:color="auto"/>
          </w:divBdr>
          <w:divsChild>
            <w:div w:id="1433361115">
              <w:marLeft w:val="0"/>
              <w:marRight w:val="0"/>
              <w:marTop w:val="0"/>
              <w:marBottom w:val="0"/>
              <w:divBdr>
                <w:top w:val="none" w:sz="0" w:space="0" w:color="auto"/>
                <w:left w:val="none" w:sz="0" w:space="0" w:color="auto"/>
                <w:bottom w:val="none" w:sz="0" w:space="0" w:color="auto"/>
                <w:right w:val="none" w:sz="0" w:space="0" w:color="auto"/>
              </w:divBdr>
              <w:divsChild>
                <w:div w:id="1100830164">
                  <w:marLeft w:val="0"/>
                  <w:marRight w:val="0"/>
                  <w:marTop w:val="0"/>
                  <w:marBottom w:val="0"/>
                  <w:divBdr>
                    <w:top w:val="none" w:sz="0" w:space="0" w:color="auto"/>
                    <w:left w:val="none" w:sz="0" w:space="0" w:color="auto"/>
                    <w:bottom w:val="none" w:sz="0" w:space="0" w:color="auto"/>
                    <w:right w:val="none" w:sz="0" w:space="0" w:color="auto"/>
                  </w:divBdr>
                  <w:divsChild>
                    <w:div w:id="2126583831">
                      <w:marLeft w:val="0"/>
                      <w:marRight w:val="0"/>
                      <w:marTop w:val="0"/>
                      <w:marBottom w:val="0"/>
                      <w:divBdr>
                        <w:top w:val="none" w:sz="0" w:space="0" w:color="auto"/>
                        <w:left w:val="none" w:sz="0" w:space="0" w:color="auto"/>
                        <w:bottom w:val="none" w:sz="0" w:space="0" w:color="auto"/>
                        <w:right w:val="none" w:sz="0" w:space="0" w:color="auto"/>
                      </w:divBdr>
                      <w:divsChild>
                        <w:div w:id="1908299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16055230">
      <w:bodyDiv w:val="1"/>
      <w:marLeft w:val="0"/>
      <w:marRight w:val="0"/>
      <w:marTop w:val="0"/>
      <w:marBottom w:val="0"/>
      <w:divBdr>
        <w:top w:val="none" w:sz="0" w:space="0" w:color="auto"/>
        <w:left w:val="none" w:sz="0" w:space="0" w:color="auto"/>
        <w:bottom w:val="none" w:sz="0" w:space="0" w:color="auto"/>
        <w:right w:val="none" w:sz="0" w:space="0" w:color="auto"/>
      </w:divBdr>
      <w:divsChild>
        <w:div w:id="59595701">
          <w:marLeft w:val="1512"/>
          <w:marRight w:val="0"/>
          <w:marTop w:val="115"/>
          <w:marBottom w:val="0"/>
          <w:divBdr>
            <w:top w:val="none" w:sz="0" w:space="0" w:color="auto"/>
            <w:left w:val="none" w:sz="0" w:space="0" w:color="auto"/>
            <w:bottom w:val="none" w:sz="0" w:space="0" w:color="auto"/>
            <w:right w:val="none" w:sz="0" w:space="0" w:color="auto"/>
          </w:divBdr>
        </w:div>
        <w:div w:id="83184865">
          <w:marLeft w:val="1512"/>
          <w:marRight w:val="0"/>
          <w:marTop w:val="115"/>
          <w:marBottom w:val="0"/>
          <w:divBdr>
            <w:top w:val="none" w:sz="0" w:space="0" w:color="auto"/>
            <w:left w:val="none" w:sz="0" w:space="0" w:color="auto"/>
            <w:bottom w:val="none" w:sz="0" w:space="0" w:color="auto"/>
            <w:right w:val="none" w:sz="0" w:space="0" w:color="auto"/>
          </w:divBdr>
        </w:div>
        <w:div w:id="494876783">
          <w:marLeft w:val="763"/>
          <w:marRight w:val="0"/>
          <w:marTop w:val="144"/>
          <w:marBottom w:val="0"/>
          <w:divBdr>
            <w:top w:val="none" w:sz="0" w:space="0" w:color="auto"/>
            <w:left w:val="none" w:sz="0" w:space="0" w:color="auto"/>
            <w:bottom w:val="none" w:sz="0" w:space="0" w:color="auto"/>
            <w:right w:val="none" w:sz="0" w:space="0" w:color="auto"/>
          </w:divBdr>
        </w:div>
        <w:div w:id="551356506">
          <w:marLeft w:val="1512"/>
          <w:marRight w:val="0"/>
          <w:marTop w:val="115"/>
          <w:marBottom w:val="0"/>
          <w:divBdr>
            <w:top w:val="none" w:sz="0" w:space="0" w:color="auto"/>
            <w:left w:val="none" w:sz="0" w:space="0" w:color="auto"/>
            <w:bottom w:val="none" w:sz="0" w:space="0" w:color="auto"/>
            <w:right w:val="none" w:sz="0" w:space="0" w:color="auto"/>
          </w:divBdr>
        </w:div>
        <w:div w:id="671953042">
          <w:marLeft w:val="763"/>
          <w:marRight w:val="0"/>
          <w:marTop w:val="144"/>
          <w:marBottom w:val="0"/>
          <w:divBdr>
            <w:top w:val="none" w:sz="0" w:space="0" w:color="auto"/>
            <w:left w:val="none" w:sz="0" w:space="0" w:color="auto"/>
            <w:bottom w:val="none" w:sz="0" w:space="0" w:color="auto"/>
            <w:right w:val="none" w:sz="0" w:space="0" w:color="auto"/>
          </w:divBdr>
        </w:div>
        <w:div w:id="807019629">
          <w:marLeft w:val="1512"/>
          <w:marRight w:val="0"/>
          <w:marTop w:val="115"/>
          <w:marBottom w:val="0"/>
          <w:divBdr>
            <w:top w:val="none" w:sz="0" w:space="0" w:color="auto"/>
            <w:left w:val="none" w:sz="0" w:space="0" w:color="auto"/>
            <w:bottom w:val="none" w:sz="0" w:space="0" w:color="auto"/>
            <w:right w:val="none" w:sz="0" w:space="0" w:color="auto"/>
          </w:divBdr>
        </w:div>
        <w:div w:id="824391357">
          <w:marLeft w:val="1512"/>
          <w:marRight w:val="0"/>
          <w:marTop w:val="115"/>
          <w:marBottom w:val="0"/>
          <w:divBdr>
            <w:top w:val="none" w:sz="0" w:space="0" w:color="auto"/>
            <w:left w:val="none" w:sz="0" w:space="0" w:color="auto"/>
            <w:bottom w:val="none" w:sz="0" w:space="0" w:color="auto"/>
            <w:right w:val="none" w:sz="0" w:space="0" w:color="auto"/>
          </w:divBdr>
        </w:div>
        <w:div w:id="1074745174">
          <w:marLeft w:val="1512"/>
          <w:marRight w:val="0"/>
          <w:marTop w:val="115"/>
          <w:marBottom w:val="0"/>
          <w:divBdr>
            <w:top w:val="none" w:sz="0" w:space="0" w:color="auto"/>
            <w:left w:val="none" w:sz="0" w:space="0" w:color="auto"/>
            <w:bottom w:val="none" w:sz="0" w:space="0" w:color="auto"/>
            <w:right w:val="none" w:sz="0" w:space="0" w:color="auto"/>
          </w:divBdr>
        </w:div>
        <w:div w:id="1109618023">
          <w:marLeft w:val="763"/>
          <w:marRight w:val="0"/>
          <w:marTop w:val="144"/>
          <w:marBottom w:val="0"/>
          <w:divBdr>
            <w:top w:val="none" w:sz="0" w:space="0" w:color="auto"/>
            <w:left w:val="none" w:sz="0" w:space="0" w:color="auto"/>
            <w:bottom w:val="none" w:sz="0" w:space="0" w:color="auto"/>
            <w:right w:val="none" w:sz="0" w:space="0" w:color="auto"/>
          </w:divBdr>
        </w:div>
        <w:div w:id="1163623794">
          <w:marLeft w:val="1512"/>
          <w:marRight w:val="0"/>
          <w:marTop w:val="115"/>
          <w:marBottom w:val="0"/>
          <w:divBdr>
            <w:top w:val="none" w:sz="0" w:space="0" w:color="auto"/>
            <w:left w:val="none" w:sz="0" w:space="0" w:color="auto"/>
            <w:bottom w:val="none" w:sz="0" w:space="0" w:color="auto"/>
            <w:right w:val="none" w:sz="0" w:space="0" w:color="auto"/>
          </w:divBdr>
        </w:div>
        <w:div w:id="1385636403">
          <w:marLeft w:val="1512"/>
          <w:marRight w:val="0"/>
          <w:marTop w:val="115"/>
          <w:marBottom w:val="0"/>
          <w:divBdr>
            <w:top w:val="none" w:sz="0" w:space="0" w:color="auto"/>
            <w:left w:val="none" w:sz="0" w:space="0" w:color="auto"/>
            <w:bottom w:val="none" w:sz="0" w:space="0" w:color="auto"/>
            <w:right w:val="none" w:sz="0" w:space="0" w:color="auto"/>
          </w:divBdr>
        </w:div>
        <w:div w:id="1829056584">
          <w:marLeft w:val="1512"/>
          <w:marRight w:val="0"/>
          <w:marTop w:val="115"/>
          <w:marBottom w:val="0"/>
          <w:divBdr>
            <w:top w:val="none" w:sz="0" w:space="0" w:color="auto"/>
            <w:left w:val="none" w:sz="0" w:space="0" w:color="auto"/>
            <w:bottom w:val="none" w:sz="0" w:space="0" w:color="auto"/>
            <w:right w:val="none" w:sz="0" w:space="0" w:color="auto"/>
          </w:divBdr>
        </w:div>
        <w:div w:id="1850875969">
          <w:marLeft w:val="1512"/>
          <w:marRight w:val="0"/>
          <w:marTop w:val="115"/>
          <w:marBottom w:val="0"/>
          <w:divBdr>
            <w:top w:val="none" w:sz="0" w:space="0" w:color="auto"/>
            <w:left w:val="none" w:sz="0" w:space="0" w:color="auto"/>
            <w:bottom w:val="none" w:sz="0" w:space="0" w:color="auto"/>
            <w:right w:val="none" w:sz="0" w:space="0" w:color="auto"/>
          </w:divBdr>
        </w:div>
        <w:div w:id="1882783797">
          <w:marLeft w:val="1512"/>
          <w:marRight w:val="0"/>
          <w:marTop w:val="115"/>
          <w:marBottom w:val="0"/>
          <w:divBdr>
            <w:top w:val="none" w:sz="0" w:space="0" w:color="auto"/>
            <w:left w:val="none" w:sz="0" w:space="0" w:color="auto"/>
            <w:bottom w:val="none" w:sz="0" w:space="0" w:color="auto"/>
            <w:right w:val="none" w:sz="0" w:space="0" w:color="auto"/>
          </w:divBdr>
        </w:div>
        <w:div w:id="2118021130">
          <w:marLeft w:val="1512"/>
          <w:marRight w:val="0"/>
          <w:marTop w:val="115"/>
          <w:marBottom w:val="0"/>
          <w:divBdr>
            <w:top w:val="none" w:sz="0" w:space="0" w:color="auto"/>
            <w:left w:val="none" w:sz="0" w:space="0" w:color="auto"/>
            <w:bottom w:val="none" w:sz="0" w:space="0" w:color="auto"/>
            <w:right w:val="none" w:sz="0" w:space="0" w:color="auto"/>
          </w:divBdr>
        </w:div>
      </w:divsChild>
    </w:div>
    <w:div w:id="21457322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aka.ms/IoTKitHol" TargetMode="External"/><Relationship Id="rId26" Type="http://schemas.openxmlformats.org/officeDocument/2006/relationships/hyperlink" Target="http://manage.windowsazure.com" TargetMode="External"/><Relationship Id="rId39" Type="http://schemas.openxmlformats.org/officeDocument/2006/relationships/hyperlink" Target="http://aka.ms/IoTKitHoL" TargetMode="External"/><Relationship Id="rId21" Type="http://schemas.openxmlformats.org/officeDocument/2006/relationships/image" Target="media/image7.png"/><Relationship Id="rId34" Type="http://schemas.openxmlformats.org/officeDocument/2006/relationships/image" Target="media/image19.png"/><Relationship Id="rId42" Type="http://schemas.openxmlformats.org/officeDocument/2006/relationships/hyperlink" Target="http://IoTCloud4881.azurewebsites.net/api/Connect" TargetMode="External"/><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image" Target="media/image35.png"/><Relationship Id="rId63" Type="http://schemas.openxmlformats.org/officeDocument/2006/relationships/image" Target="media/image39.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2.png"/><Relationship Id="rId24" Type="http://schemas.openxmlformats.org/officeDocument/2006/relationships/image" Target="media/image10.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hyperlink" Target="http://egiotkitholservice.azurewebsites.net/" TargetMode="External"/><Relationship Id="rId45" Type="http://schemas.openxmlformats.org/officeDocument/2006/relationships/image" Target="media/image26.png"/><Relationship Id="rId53" Type="http://schemas.openxmlformats.org/officeDocument/2006/relationships/image" Target="media/image33.png"/><Relationship Id="rId58" Type="http://schemas.openxmlformats.org/officeDocument/2006/relationships/image" Target="media/image37.png"/><Relationship Id="rId66"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yperlink" Target="http://www.netmf.com/" TargetMode="External"/><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0.png"/><Relationship Id="rId57" Type="http://schemas.openxmlformats.org/officeDocument/2006/relationships/image" Target="media/image36.png"/><Relationship Id="rId61" Type="http://schemas.openxmlformats.org/officeDocument/2006/relationships/hyperlink" Target="https://code.msdn.microsoft.com/windowsapps/Service-Bus-Explorer-f2abca5a" TargetMode="External"/><Relationship Id="rId10" Type="http://schemas.openxmlformats.org/officeDocument/2006/relationships/endnotes" Target="endnotes.xml"/><Relationship Id="rId19" Type="http://schemas.openxmlformats.org/officeDocument/2006/relationships/hyperlink" Target="http://msdn.microsoft.com/ja-jp/dn818144.aspx" TargetMode="External"/><Relationship Id="rId31" Type="http://schemas.openxmlformats.org/officeDocument/2006/relationships/image" Target="media/image16.png"/><Relationship Id="rId44" Type="http://schemas.openxmlformats.org/officeDocument/2006/relationships/image" Target="media/image25.png"/><Relationship Id="rId52" Type="http://schemas.openxmlformats.org/officeDocument/2006/relationships/hyperlink" Target="http://manage.windowsazure.com" TargetMode="External"/><Relationship Id="rId60" Type="http://schemas.openxmlformats.org/officeDocument/2006/relationships/hyperlink" Target="http://en.wikipedia.org/wiki/Percent-encoding" TargetMode="External"/><Relationship Id="rId65" Type="http://schemas.openxmlformats.org/officeDocument/2006/relationships/image" Target="media/image41.png"/><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07/relationships/hdphoto" Target="media/hdphoto1.wdp"/><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hyperlink" Target="http://amqpnetlite.codeplex.com/" TargetMode="External"/><Relationship Id="rId64" Type="http://schemas.openxmlformats.org/officeDocument/2006/relationships/image" Target="media/image40.png"/><Relationship Id="rId8" Type="http://schemas.openxmlformats.org/officeDocument/2006/relationships/webSettings" Target="webSettings.xml"/><Relationship Id="rId51" Type="http://schemas.openxmlformats.org/officeDocument/2006/relationships/image" Target="media/image32.png"/><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1.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27.png"/><Relationship Id="rId59" Type="http://schemas.openxmlformats.org/officeDocument/2006/relationships/hyperlink" Target="http://www.amqp.org/" TargetMode="External"/><Relationship Id="rId67" Type="http://schemas.openxmlformats.org/officeDocument/2006/relationships/theme" Target="theme/theme1.xml"/><Relationship Id="rId20" Type="http://schemas.openxmlformats.org/officeDocument/2006/relationships/hyperlink" Target="http://www.microsoftvirtualacademy.com/" TargetMode="External"/><Relationship Id="rId41" Type="http://schemas.openxmlformats.org/officeDocument/2006/relationships/hyperlink" Target="http://[IoTCloud].azurewebsites.net/api/Connect" TargetMode="External"/><Relationship Id="rId54" Type="http://schemas.openxmlformats.org/officeDocument/2006/relationships/image" Target="media/image34.png"/><Relationship Id="rId62" Type="http://schemas.openxmlformats.org/officeDocument/2006/relationships/image" Target="media/image38.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ドキュメント" ma:contentTypeID="0x010100E38A69EF18966B4B9A06C81B163D71DC" ma:contentTypeVersion="1" ma:contentTypeDescription="新しいドキュメントを作成します。" ma:contentTypeScope="" ma:versionID="759fe6db5945cac57b4698be3c41649c">
  <xsd:schema xmlns:xsd="http://www.w3.org/2001/XMLSchema" xmlns:xs="http://www.w3.org/2001/XMLSchema" xmlns:p="http://schemas.microsoft.com/office/2006/metadata/properties" xmlns:ns2="337d9d00-64c5-40c2-b619-6b9014b9795b" targetNamespace="http://schemas.microsoft.com/office/2006/metadata/properties" ma:root="true" ma:fieldsID="70be561798124aee34105dedf1e2d455" ns2:_="">
    <xsd:import namespace="337d9d00-64c5-40c2-b619-6b9014b9795b"/>
    <xsd:element name="properties">
      <xsd:complexType>
        <xsd:sequence>
          <xsd:element name="documentManagement">
            <xsd:complexType>
              <xsd:all>
                <xsd:element ref="ns2: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37d9d00-64c5-40c2-b619-6b9014b9795b" elementFormDefault="qualified">
    <xsd:import namespace="http://schemas.microsoft.com/office/2006/documentManagement/types"/>
    <xsd:import namespace="http://schemas.microsoft.com/office/infopath/2007/PartnerControls"/>
    <xsd:element name="SharedWithUsers" ma:index="8" nillable="true" ma:displayName="共有相手"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コンテンツ タイプ"/>
        <xsd:element ref="dc:title" minOccurs="0" maxOccurs="1" ma:index="4" ma:displayName="タイトル"/>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SharedWithUsers xmlns="337d9d00-64c5-40c2-b619-6b9014b9795b">
      <UserInfo>
        <DisplayName>Takaaki Umada</DisplayName>
        <AccountId>31</AccountId>
        <AccountType/>
      </UserInfo>
    </SharedWithUser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83D4AC-BA24-4890-B9F4-0BECB077D9C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37d9d00-64c5-40c2-b619-6b9014b9795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90BB17A8-96C6-42A8-9ACA-80C580D687B9}">
  <ds:schemaRefs>
    <ds:schemaRef ds:uri="http://schemas.microsoft.com/sharepoint/v3/contenttype/forms"/>
  </ds:schemaRefs>
</ds:datastoreItem>
</file>

<file path=customXml/itemProps3.xml><?xml version="1.0" encoding="utf-8"?>
<ds:datastoreItem xmlns:ds="http://schemas.openxmlformats.org/officeDocument/2006/customXml" ds:itemID="{21D94AAA-5C5E-4D2C-BB1F-7713446471A1}">
  <ds:schemaRefs>
    <ds:schemaRef ds:uri="http://schemas.microsoft.com/office/2006/metadata/properties"/>
    <ds:schemaRef ds:uri="http://schemas.microsoft.com/office/infopath/2007/PartnerControls"/>
    <ds:schemaRef ds:uri="337d9d00-64c5-40c2-b619-6b9014b9795b"/>
  </ds:schemaRefs>
</ds:datastoreItem>
</file>

<file path=customXml/itemProps4.xml><?xml version="1.0" encoding="utf-8"?>
<ds:datastoreItem xmlns:ds="http://schemas.openxmlformats.org/officeDocument/2006/customXml" ds:itemID="{01B34815-79EA-49D6-8501-A3CF509314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27</Pages>
  <Words>2588</Words>
  <Characters>14755</Characters>
  <Application>Microsoft Office Word</Application>
  <DocSecurity>8</DocSecurity>
  <Lines>122</Lines>
  <Paragraphs>34</Paragraphs>
  <ScaleCrop>false</ScaleCrop>
  <HeadingPairs>
    <vt:vector size="2" baseType="variant">
      <vt:variant>
        <vt:lpstr>タイトル</vt:lpstr>
      </vt:variant>
      <vt:variant>
        <vt:i4>1</vt:i4>
      </vt:variant>
    </vt:vector>
  </HeadingPairs>
  <TitlesOfParts>
    <vt:vector size="1" baseType="lpstr">
      <vt:lpstr/>
    </vt:vector>
  </TitlesOfParts>
  <LinksUpToDate>false</LinksUpToDate>
  <CharactersWithSpaces>17309</CharactersWithSpaces>
  <SharedDoc>false</SharedDoc>
  <HLinks>
    <vt:vector size="120" baseType="variant">
      <vt:variant>
        <vt:i4>1638462</vt:i4>
      </vt:variant>
      <vt:variant>
        <vt:i4>116</vt:i4>
      </vt:variant>
      <vt:variant>
        <vt:i4>0</vt:i4>
      </vt:variant>
      <vt:variant>
        <vt:i4>5</vt:i4>
      </vt:variant>
      <vt:variant>
        <vt:lpwstr/>
      </vt:variant>
      <vt:variant>
        <vt:lpwstr>_Toc185186213</vt:lpwstr>
      </vt:variant>
      <vt:variant>
        <vt:i4>1638462</vt:i4>
      </vt:variant>
      <vt:variant>
        <vt:i4>110</vt:i4>
      </vt:variant>
      <vt:variant>
        <vt:i4>0</vt:i4>
      </vt:variant>
      <vt:variant>
        <vt:i4>5</vt:i4>
      </vt:variant>
      <vt:variant>
        <vt:lpwstr/>
      </vt:variant>
      <vt:variant>
        <vt:lpwstr>_Toc185186212</vt:lpwstr>
      </vt:variant>
      <vt:variant>
        <vt:i4>1638462</vt:i4>
      </vt:variant>
      <vt:variant>
        <vt:i4>104</vt:i4>
      </vt:variant>
      <vt:variant>
        <vt:i4>0</vt:i4>
      </vt:variant>
      <vt:variant>
        <vt:i4>5</vt:i4>
      </vt:variant>
      <vt:variant>
        <vt:lpwstr/>
      </vt:variant>
      <vt:variant>
        <vt:lpwstr>_Toc185186211</vt:lpwstr>
      </vt:variant>
      <vt:variant>
        <vt:i4>1638462</vt:i4>
      </vt:variant>
      <vt:variant>
        <vt:i4>98</vt:i4>
      </vt:variant>
      <vt:variant>
        <vt:i4>0</vt:i4>
      </vt:variant>
      <vt:variant>
        <vt:i4>5</vt:i4>
      </vt:variant>
      <vt:variant>
        <vt:lpwstr/>
      </vt:variant>
      <vt:variant>
        <vt:lpwstr>_Toc185186210</vt:lpwstr>
      </vt:variant>
      <vt:variant>
        <vt:i4>1572926</vt:i4>
      </vt:variant>
      <vt:variant>
        <vt:i4>92</vt:i4>
      </vt:variant>
      <vt:variant>
        <vt:i4>0</vt:i4>
      </vt:variant>
      <vt:variant>
        <vt:i4>5</vt:i4>
      </vt:variant>
      <vt:variant>
        <vt:lpwstr/>
      </vt:variant>
      <vt:variant>
        <vt:lpwstr>_Toc185186209</vt:lpwstr>
      </vt:variant>
      <vt:variant>
        <vt:i4>1572926</vt:i4>
      </vt:variant>
      <vt:variant>
        <vt:i4>86</vt:i4>
      </vt:variant>
      <vt:variant>
        <vt:i4>0</vt:i4>
      </vt:variant>
      <vt:variant>
        <vt:i4>5</vt:i4>
      </vt:variant>
      <vt:variant>
        <vt:lpwstr/>
      </vt:variant>
      <vt:variant>
        <vt:lpwstr>_Toc185186208</vt:lpwstr>
      </vt:variant>
      <vt:variant>
        <vt:i4>1572926</vt:i4>
      </vt:variant>
      <vt:variant>
        <vt:i4>80</vt:i4>
      </vt:variant>
      <vt:variant>
        <vt:i4>0</vt:i4>
      </vt:variant>
      <vt:variant>
        <vt:i4>5</vt:i4>
      </vt:variant>
      <vt:variant>
        <vt:lpwstr/>
      </vt:variant>
      <vt:variant>
        <vt:lpwstr>_Toc185186207</vt:lpwstr>
      </vt:variant>
      <vt:variant>
        <vt:i4>1572926</vt:i4>
      </vt:variant>
      <vt:variant>
        <vt:i4>74</vt:i4>
      </vt:variant>
      <vt:variant>
        <vt:i4>0</vt:i4>
      </vt:variant>
      <vt:variant>
        <vt:i4>5</vt:i4>
      </vt:variant>
      <vt:variant>
        <vt:lpwstr/>
      </vt:variant>
      <vt:variant>
        <vt:lpwstr>_Toc185186206</vt:lpwstr>
      </vt:variant>
      <vt:variant>
        <vt:i4>1572926</vt:i4>
      </vt:variant>
      <vt:variant>
        <vt:i4>68</vt:i4>
      </vt:variant>
      <vt:variant>
        <vt:i4>0</vt:i4>
      </vt:variant>
      <vt:variant>
        <vt:i4>5</vt:i4>
      </vt:variant>
      <vt:variant>
        <vt:lpwstr/>
      </vt:variant>
      <vt:variant>
        <vt:lpwstr>_Toc185186205</vt:lpwstr>
      </vt:variant>
      <vt:variant>
        <vt:i4>1572926</vt:i4>
      </vt:variant>
      <vt:variant>
        <vt:i4>62</vt:i4>
      </vt:variant>
      <vt:variant>
        <vt:i4>0</vt:i4>
      </vt:variant>
      <vt:variant>
        <vt:i4>5</vt:i4>
      </vt:variant>
      <vt:variant>
        <vt:lpwstr/>
      </vt:variant>
      <vt:variant>
        <vt:lpwstr>_Toc185186204</vt:lpwstr>
      </vt:variant>
      <vt:variant>
        <vt:i4>1572926</vt:i4>
      </vt:variant>
      <vt:variant>
        <vt:i4>56</vt:i4>
      </vt:variant>
      <vt:variant>
        <vt:i4>0</vt:i4>
      </vt:variant>
      <vt:variant>
        <vt:i4>5</vt:i4>
      </vt:variant>
      <vt:variant>
        <vt:lpwstr/>
      </vt:variant>
      <vt:variant>
        <vt:lpwstr>_Toc185186203</vt:lpwstr>
      </vt:variant>
      <vt:variant>
        <vt:i4>1572926</vt:i4>
      </vt:variant>
      <vt:variant>
        <vt:i4>50</vt:i4>
      </vt:variant>
      <vt:variant>
        <vt:i4>0</vt:i4>
      </vt:variant>
      <vt:variant>
        <vt:i4>5</vt:i4>
      </vt:variant>
      <vt:variant>
        <vt:lpwstr/>
      </vt:variant>
      <vt:variant>
        <vt:lpwstr>_Toc185186202</vt:lpwstr>
      </vt:variant>
      <vt:variant>
        <vt:i4>1572926</vt:i4>
      </vt:variant>
      <vt:variant>
        <vt:i4>44</vt:i4>
      </vt:variant>
      <vt:variant>
        <vt:i4>0</vt:i4>
      </vt:variant>
      <vt:variant>
        <vt:i4>5</vt:i4>
      </vt:variant>
      <vt:variant>
        <vt:lpwstr/>
      </vt:variant>
      <vt:variant>
        <vt:lpwstr>_Toc185186201</vt:lpwstr>
      </vt:variant>
      <vt:variant>
        <vt:i4>1572926</vt:i4>
      </vt:variant>
      <vt:variant>
        <vt:i4>38</vt:i4>
      </vt:variant>
      <vt:variant>
        <vt:i4>0</vt:i4>
      </vt:variant>
      <vt:variant>
        <vt:i4>5</vt:i4>
      </vt:variant>
      <vt:variant>
        <vt:lpwstr/>
      </vt:variant>
      <vt:variant>
        <vt:lpwstr>_Toc185186200</vt:lpwstr>
      </vt:variant>
      <vt:variant>
        <vt:i4>1114173</vt:i4>
      </vt:variant>
      <vt:variant>
        <vt:i4>32</vt:i4>
      </vt:variant>
      <vt:variant>
        <vt:i4>0</vt:i4>
      </vt:variant>
      <vt:variant>
        <vt:i4>5</vt:i4>
      </vt:variant>
      <vt:variant>
        <vt:lpwstr/>
      </vt:variant>
      <vt:variant>
        <vt:lpwstr>_Toc185186199</vt:lpwstr>
      </vt:variant>
      <vt:variant>
        <vt:i4>1114173</vt:i4>
      </vt:variant>
      <vt:variant>
        <vt:i4>26</vt:i4>
      </vt:variant>
      <vt:variant>
        <vt:i4>0</vt:i4>
      </vt:variant>
      <vt:variant>
        <vt:i4>5</vt:i4>
      </vt:variant>
      <vt:variant>
        <vt:lpwstr/>
      </vt:variant>
      <vt:variant>
        <vt:lpwstr>_Toc185186198</vt:lpwstr>
      </vt:variant>
      <vt:variant>
        <vt:i4>1114173</vt:i4>
      </vt:variant>
      <vt:variant>
        <vt:i4>20</vt:i4>
      </vt:variant>
      <vt:variant>
        <vt:i4>0</vt:i4>
      </vt:variant>
      <vt:variant>
        <vt:i4>5</vt:i4>
      </vt:variant>
      <vt:variant>
        <vt:lpwstr/>
      </vt:variant>
      <vt:variant>
        <vt:lpwstr>_Toc185186197</vt:lpwstr>
      </vt:variant>
      <vt:variant>
        <vt:i4>1114173</vt:i4>
      </vt:variant>
      <vt:variant>
        <vt:i4>14</vt:i4>
      </vt:variant>
      <vt:variant>
        <vt:i4>0</vt:i4>
      </vt:variant>
      <vt:variant>
        <vt:i4>5</vt:i4>
      </vt:variant>
      <vt:variant>
        <vt:lpwstr/>
      </vt:variant>
      <vt:variant>
        <vt:lpwstr>_Toc185186196</vt:lpwstr>
      </vt:variant>
      <vt:variant>
        <vt:i4>1114173</vt:i4>
      </vt:variant>
      <vt:variant>
        <vt:i4>8</vt:i4>
      </vt:variant>
      <vt:variant>
        <vt:i4>0</vt:i4>
      </vt:variant>
      <vt:variant>
        <vt:i4>5</vt:i4>
      </vt:variant>
      <vt:variant>
        <vt:lpwstr/>
      </vt:variant>
      <vt:variant>
        <vt:lpwstr>_Toc185186195</vt:lpwstr>
      </vt:variant>
      <vt:variant>
        <vt:i4>1114173</vt:i4>
      </vt:variant>
      <vt:variant>
        <vt:i4>2</vt:i4>
      </vt:variant>
      <vt:variant>
        <vt:i4>0</vt:i4>
      </vt:variant>
      <vt:variant>
        <vt:i4>5</vt:i4>
      </vt:variant>
      <vt:variant>
        <vt:lpwstr/>
      </vt:variant>
      <vt:variant>
        <vt:lpwstr>_Toc185186194</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2014-11-16T00:25:00Z</dcterms:created>
  <dcterms:modified xsi:type="dcterms:W3CDTF">2015-02-13T04:49:00Z</dcterms:modified>
  <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sMyDocuments">
    <vt:bool>true</vt:bool>
  </property>
  <property fmtid="{D5CDD505-2E9C-101B-9397-08002B2CF9AE}" pid="3" name="ContentTypeId">
    <vt:lpwstr>0x010100E38A69EF18966B4B9A06C81B163D71DC</vt:lpwstr>
  </property>
</Properties>
</file>