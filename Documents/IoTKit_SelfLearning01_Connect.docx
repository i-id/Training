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79E7AFC4"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763FB4">
        <w:rPr>
          <w:rFonts w:ascii="メイリオ" w:eastAsia="メイリオ" w:hAnsi="メイリオ" w:cs="Arial" w:hint="eastAsia"/>
          <w:sz w:val="21"/>
          <w:szCs w:val="21"/>
        </w:rPr>
        <w:t>5</w:t>
      </w:r>
      <w:del w:id="1"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763FB4">
        <w:rPr>
          <w:rFonts w:ascii="メイリオ" w:eastAsia="メイリオ" w:hAnsi="メイリオ" w:cs="Arial" w:hint="eastAsia"/>
          <w:sz w:val="21"/>
          <w:szCs w:val="21"/>
        </w:rPr>
        <w:t>8</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2" w:author="作成者">
        <w:r w:rsidDel="00705783">
          <w:rPr>
            <w:rFonts w:ascii="メイリオ" w:eastAsia="メイリオ" w:hAnsi="メイリオ" w:cs="Arial" w:hint="eastAsia"/>
            <w:sz w:val="21"/>
            <w:szCs w:val="21"/>
          </w:rPr>
          <w:delText>2</w:delText>
        </w:r>
      </w:del>
      <w:ins w:id="3"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0D4573" w:rsidRPr="00DD5794" w:rsidRDefault="000D4573"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0D4573" w:rsidRPr="00DD5794" w:rsidRDefault="000D4573"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4" w:name="_Toc114396174"/>
      <w:r w:rsidRPr="00C6267F">
        <w:rPr>
          <w:rFonts w:ascii="メイリオ" w:eastAsia="メイリオ" w:hAnsi="メイリオ" w:cs="Arial"/>
        </w:rPr>
        <w:lastRenderedPageBreak/>
        <w:t>目次</w:t>
      </w:r>
      <w:bookmarkEnd w:id="4"/>
    </w:p>
    <w:p w14:paraId="5FE81676" w14:textId="77777777" w:rsidR="00E0658D"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6869911" w:history="1">
        <w:r w:rsidR="00E0658D" w:rsidRPr="00B602BC">
          <w:rPr>
            <w:rStyle w:val="ab"/>
            <w14:shadow w14:blurRad="50800" w14:dist="38100" w14:dir="2700000" w14:sx="100000" w14:sy="100000" w14:kx="0" w14:ky="0" w14:algn="tl">
              <w14:srgbClr w14:val="000000">
                <w14:alpha w14:val="60000"/>
              </w14:srgbClr>
            </w14:shadow>
          </w:rPr>
          <w:t>0.</w:t>
        </w:r>
        <w:r w:rsidR="00E0658D">
          <w:rPr>
            <w:rFonts w:asciiTheme="minorHAnsi" w:eastAsiaTheme="minorEastAsia" w:hAnsiTheme="minorHAnsi" w:cstheme="minorBidi"/>
            <w:sz w:val="21"/>
            <w:szCs w:val="22"/>
          </w:rPr>
          <w:tab/>
        </w:r>
        <w:r w:rsidR="00E0658D" w:rsidRPr="00B602BC">
          <w:rPr>
            <w:rStyle w:val="ab"/>
            <w:rFonts w:hint="eastAsia"/>
            <w14:shadow w14:blurRad="50800" w14:dist="38100" w14:dir="2700000" w14:sx="100000" w14:sy="100000" w14:kx="0" w14:ky="0" w14:algn="tl">
              <w14:srgbClr w14:val="000000">
                <w14:alpha w14:val="60000"/>
              </w14:srgbClr>
            </w14:shadow>
          </w:rPr>
          <w:t>はじめに</w:t>
        </w:r>
        <w:r w:rsidR="00E0658D">
          <w:rPr>
            <w:webHidden/>
          </w:rPr>
          <w:tab/>
        </w:r>
        <w:r w:rsidR="00E0658D">
          <w:rPr>
            <w:webHidden/>
          </w:rPr>
          <w:fldChar w:fldCharType="begin"/>
        </w:r>
        <w:r w:rsidR="00E0658D">
          <w:rPr>
            <w:webHidden/>
          </w:rPr>
          <w:instrText xml:space="preserve"> PAGEREF _Toc416869911 \h </w:instrText>
        </w:r>
        <w:r w:rsidR="00E0658D">
          <w:rPr>
            <w:webHidden/>
          </w:rPr>
        </w:r>
        <w:r w:rsidR="00E0658D">
          <w:rPr>
            <w:webHidden/>
          </w:rPr>
          <w:fldChar w:fldCharType="separate"/>
        </w:r>
        <w:r w:rsidR="00E0658D">
          <w:rPr>
            <w:webHidden/>
          </w:rPr>
          <w:t>4</w:t>
        </w:r>
        <w:r w:rsidR="00E0658D">
          <w:rPr>
            <w:webHidden/>
          </w:rPr>
          <w:fldChar w:fldCharType="end"/>
        </w:r>
      </w:hyperlink>
    </w:p>
    <w:p w14:paraId="65B291B8"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2" w:history="1">
        <w:r w:rsidR="00E0658D" w:rsidRPr="00B602BC">
          <w:rPr>
            <w:rStyle w:val="ab"/>
            <w:noProof/>
          </w:rPr>
          <w:t>0.1</w:t>
        </w:r>
        <w:r w:rsidR="00E0658D">
          <w:rPr>
            <w:rFonts w:asciiTheme="minorHAnsi" w:eastAsiaTheme="minorEastAsia" w:hAnsiTheme="minorHAnsi" w:cstheme="minorBidi"/>
            <w:noProof/>
            <w:sz w:val="21"/>
            <w:szCs w:val="22"/>
          </w:rPr>
          <w:tab/>
        </w:r>
        <w:r w:rsidR="00E0658D" w:rsidRPr="00B602BC">
          <w:rPr>
            <w:rStyle w:val="ab"/>
            <w:rFonts w:cs="ＭＳ 明朝" w:hint="eastAsia"/>
            <w:bCs/>
            <w:noProof/>
          </w:rPr>
          <w:t>はじめに</w:t>
        </w:r>
        <w:r w:rsidR="00E0658D">
          <w:rPr>
            <w:noProof/>
            <w:webHidden/>
          </w:rPr>
          <w:tab/>
        </w:r>
        <w:r w:rsidR="00E0658D">
          <w:rPr>
            <w:noProof/>
            <w:webHidden/>
          </w:rPr>
          <w:fldChar w:fldCharType="begin"/>
        </w:r>
        <w:r w:rsidR="00E0658D">
          <w:rPr>
            <w:noProof/>
            <w:webHidden/>
          </w:rPr>
          <w:instrText xml:space="preserve"> PAGEREF _Toc416869912 \h </w:instrText>
        </w:r>
        <w:r w:rsidR="00E0658D">
          <w:rPr>
            <w:noProof/>
            <w:webHidden/>
          </w:rPr>
        </w:r>
        <w:r w:rsidR="00E0658D">
          <w:rPr>
            <w:noProof/>
            <w:webHidden/>
          </w:rPr>
          <w:fldChar w:fldCharType="separate"/>
        </w:r>
        <w:r w:rsidR="00E0658D">
          <w:rPr>
            <w:noProof/>
            <w:webHidden/>
          </w:rPr>
          <w:t>5</w:t>
        </w:r>
        <w:r w:rsidR="00E0658D">
          <w:rPr>
            <w:noProof/>
            <w:webHidden/>
          </w:rPr>
          <w:fldChar w:fldCharType="end"/>
        </w:r>
      </w:hyperlink>
    </w:p>
    <w:p w14:paraId="0E8D2C6B"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3" w:history="1">
        <w:r w:rsidR="00E0658D" w:rsidRPr="00B602BC">
          <w:rPr>
            <w:rStyle w:val="ab"/>
            <w:noProof/>
          </w:rPr>
          <w:t>0.2</w:t>
        </w:r>
        <w:r w:rsidR="00E0658D">
          <w:rPr>
            <w:rFonts w:asciiTheme="minorHAnsi" w:eastAsiaTheme="minorEastAsia" w:hAnsiTheme="minorHAnsi" w:cstheme="minorBidi"/>
            <w:noProof/>
            <w:sz w:val="21"/>
            <w:szCs w:val="22"/>
          </w:rPr>
          <w:tab/>
        </w:r>
        <w:r w:rsidR="00E0658D" w:rsidRPr="00B602BC">
          <w:rPr>
            <w:rStyle w:val="ab"/>
            <w:rFonts w:cs="ＭＳ 明朝" w:hint="eastAsia"/>
            <w:bCs/>
            <w:noProof/>
          </w:rPr>
          <w:t>学習内容</w:t>
        </w:r>
        <w:r w:rsidR="00E0658D">
          <w:rPr>
            <w:noProof/>
            <w:webHidden/>
          </w:rPr>
          <w:tab/>
        </w:r>
        <w:r w:rsidR="00E0658D">
          <w:rPr>
            <w:noProof/>
            <w:webHidden/>
          </w:rPr>
          <w:fldChar w:fldCharType="begin"/>
        </w:r>
        <w:r w:rsidR="00E0658D">
          <w:rPr>
            <w:noProof/>
            <w:webHidden/>
          </w:rPr>
          <w:instrText xml:space="preserve"> PAGEREF _Toc416869913 \h </w:instrText>
        </w:r>
        <w:r w:rsidR="00E0658D">
          <w:rPr>
            <w:noProof/>
            <w:webHidden/>
          </w:rPr>
        </w:r>
        <w:r w:rsidR="00E0658D">
          <w:rPr>
            <w:noProof/>
            <w:webHidden/>
          </w:rPr>
          <w:fldChar w:fldCharType="separate"/>
        </w:r>
        <w:r w:rsidR="00E0658D">
          <w:rPr>
            <w:noProof/>
            <w:webHidden/>
          </w:rPr>
          <w:t>6</w:t>
        </w:r>
        <w:r w:rsidR="00E0658D">
          <w:rPr>
            <w:noProof/>
            <w:webHidden/>
          </w:rPr>
          <w:fldChar w:fldCharType="end"/>
        </w:r>
      </w:hyperlink>
    </w:p>
    <w:p w14:paraId="58EDBFEA" w14:textId="77777777" w:rsidR="00E0658D" w:rsidRDefault="00115A74">
      <w:pPr>
        <w:pStyle w:val="11"/>
        <w:rPr>
          <w:rFonts w:asciiTheme="minorHAnsi" w:eastAsiaTheme="minorEastAsia" w:hAnsiTheme="minorHAnsi" w:cstheme="minorBidi"/>
          <w:sz w:val="21"/>
          <w:szCs w:val="22"/>
        </w:rPr>
      </w:pPr>
      <w:hyperlink w:anchor="_Toc416869914" w:history="1">
        <w:r w:rsidR="00E0658D" w:rsidRPr="00B602BC">
          <w:rPr>
            <w:rStyle w:val="ab"/>
            <w14:shadow w14:blurRad="50800" w14:dist="38100" w14:dir="2700000" w14:sx="100000" w14:sy="100000" w14:kx="0" w14:ky="0" w14:algn="tl">
              <w14:srgbClr w14:val="000000">
                <w14:alpha w14:val="60000"/>
              </w14:srgbClr>
            </w14:shadow>
          </w:rPr>
          <w:t>1.</w:t>
        </w:r>
        <w:r w:rsidR="00E0658D">
          <w:rPr>
            <w:rFonts w:asciiTheme="minorHAnsi" w:eastAsiaTheme="minorEastAsia" w:hAnsiTheme="minorHAnsi" w:cstheme="minorBidi"/>
            <w:sz w:val="21"/>
            <w:szCs w:val="22"/>
          </w:rPr>
          <w:tab/>
        </w:r>
        <w:r w:rsidR="00E0658D" w:rsidRPr="00B602BC">
          <w:rPr>
            <w:rStyle w:val="ab"/>
            <w14:shadow w14:blurRad="50800" w14:dist="38100" w14:dir="2700000" w14:sx="100000" w14:sy="100000" w14:kx="0" w14:ky="0" w14:algn="tl">
              <w14:srgbClr w14:val="000000">
                <w14:alpha w14:val="60000"/>
              </w14:srgbClr>
            </w14:shadow>
          </w:rPr>
          <w:t xml:space="preserve">Web </w:t>
        </w:r>
        <w:r w:rsidR="00E0658D" w:rsidRPr="00B602BC">
          <w:rPr>
            <w:rStyle w:val="ab"/>
            <w:rFonts w:hint="eastAsia"/>
            <w14:shadow w14:blurRad="50800" w14:dist="38100" w14:dir="2700000" w14:sx="100000" w14:sy="100000" w14:kx="0" w14:ky="0" w14:algn="tl">
              <w14:srgbClr w14:val="000000">
                <w14:alpha w14:val="60000"/>
              </w14:srgbClr>
            </w14:shadow>
          </w:rPr>
          <w:t>アプリを通じた接続</w:t>
        </w:r>
        <w:r w:rsidR="00E0658D">
          <w:rPr>
            <w:webHidden/>
          </w:rPr>
          <w:tab/>
        </w:r>
        <w:r w:rsidR="00E0658D">
          <w:rPr>
            <w:webHidden/>
          </w:rPr>
          <w:fldChar w:fldCharType="begin"/>
        </w:r>
        <w:r w:rsidR="00E0658D">
          <w:rPr>
            <w:webHidden/>
          </w:rPr>
          <w:instrText xml:space="preserve"> PAGEREF _Toc416869914 \h </w:instrText>
        </w:r>
        <w:r w:rsidR="00E0658D">
          <w:rPr>
            <w:webHidden/>
          </w:rPr>
        </w:r>
        <w:r w:rsidR="00E0658D">
          <w:rPr>
            <w:webHidden/>
          </w:rPr>
          <w:fldChar w:fldCharType="separate"/>
        </w:r>
        <w:r w:rsidR="00E0658D">
          <w:rPr>
            <w:webHidden/>
          </w:rPr>
          <w:t>7</w:t>
        </w:r>
        <w:r w:rsidR="00E0658D">
          <w:rPr>
            <w:webHidden/>
          </w:rPr>
          <w:fldChar w:fldCharType="end"/>
        </w:r>
      </w:hyperlink>
    </w:p>
    <w:p w14:paraId="33E852F1"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5" w:history="1">
        <w:r w:rsidR="00E0658D" w:rsidRPr="00B602BC">
          <w:rPr>
            <w:rStyle w:val="ab"/>
            <w:noProof/>
          </w:rPr>
          <w:t>1.1</w:t>
        </w:r>
        <w:r w:rsidR="00E0658D">
          <w:rPr>
            <w:rFonts w:asciiTheme="minorHAnsi" w:eastAsiaTheme="minorEastAsia" w:hAnsiTheme="minorHAnsi" w:cstheme="minorBidi"/>
            <w:noProof/>
            <w:sz w:val="21"/>
            <w:szCs w:val="22"/>
          </w:rPr>
          <w:tab/>
        </w:r>
        <w:r w:rsidR="00E0658D" w:rsidRPr="00B602BC">
          <w:rPr>
            <w:rStyle w:val="ab"/>
            <w:noProof/>
          </w:rPr>
          <w:t xml:space="preserve">ASP.NET </w:t>
        </w:r>
        <w:r w:rsidR="00E0658D" w:rsidRPr="00B602BC">
          <w:rPr>
            <w:rStyle w:val="ab"/>
            <w:rFonts w:hint="eastAsia"/>
            <w:noProof/>
          </w:rPr>
          <w:t>による</w:t>
        </w:r>
        <w:r w:rsidR="00E0658D" w:rsidRPr="00B602BC">
          <w:rPr>
            <w:rStyle w:val="ab"/>
            <w:noProof/>
          </w:rPr>
          <w:t xml:space="preserve"> Web </w:t>
        </w:r>
        <w:r w:rsidR="00E0658D" w:rsidRPr="00B602BC">
          <w:rPr>
            <w:rStyle w:val="ab"/>
            <w:rFonts w:hint="eastAsia"/>
            <w:noProof/>
          </w:rPr>
          <w:t>アプリ</w:t>
        </w:r>
        <w:r w:rsidR="00E0658D">
          <w:rPr>
            <w:noProof/>
            <w:webHidden/>
          </w:rPr>
          <w:tab/>
        </w:r>
        <w:r w:rsidR="00E0658D">
          <w:rPr>
            <w:noProof/>
            <w:webHidden/>
          </w:rPr>
          <w:fldChar w:fldCharType="begin"/>
        </w:r>
        <w:r w:rsidR="00E0658D">
          <w:rPr>
            <w:noProof/>
            <w:webHidden/>
          </w:rPr>
          <w:instrText xml:space="preserve"> PAGEREF _Toc416869915 \h </w:instrText>
        </w:r>
        <w:r w:rsidR="00E0658D">
          <w:rPr>
            <w:noProof/>
            <w:webHidden/>
          </w:rPr>
        </w:r>
        <w:r w:rsidR="00E0658D">
          <w:rPr>
            <w:noProof/>
            <w:webHidden/>
          </w:rPr>
          <w:fldChar w:fldCharType="separate"/>
        </w:r>
        <w:r w:rsidR="00E0658D">
          <w:rPr>
            <w:noProof/>
            <w:webHidden/>
          </w:rPr>
          <w:t>8</w:t>
        </w:r>
        <w:r w:rsidR="00E0658D">
          <w:rPr>
            <w:noProof/>
            <w:webHidden/>
          </w:rPr>
          <w:fldChar w:fldCharType="end"/>
        </w:r>
      </w:hyperlink>
    </w:p>
    <w:p w14:paraId="72C2C6B5"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6" w:history="1">
        <w:r w:rsidR="00E0658D" w:rsidRPr="00B602BC">
          <w:rPr>
            <w:rStyle w:val="ab"/>
            <w:noProof/>
          </w:rPr>
          <w:t>1.2</w:t>
        </w:r>
        <w:r w:rsidR="00E0658D">
          <w:rPr>
            <w:rFonts w:asciiTheme="minorHAnsi" w:eastAsiaTheme="minorEastAsia" w:hAnsiTheme="minorHAnsi" w:cstheme="minorBidi"/>
            <w:noProof/>
            <w:sz w:val="21"/>
            <w:szCs w:val="22"/>
          </w:rPr>
          <w:tab/>
        </w:r>
        <w:r w:rsidR="00E0658D" w:rsidRPr="00B602BC">
          <w:rPr>
            <w:rStyle w:val="ab"/>
            <w:noProof/>
          </w:rPr>
          <w:t xml:space="preserve">.NET Micro Framework Emulator </w:t>
        </w:r>
        <w:r w:rsidR="00E0658D" w:rsidRPr="00B602BC">
          <w:rPr>
            <w:rStyle w:val="ab"/>
            <w:rFonts w:hint="eastAsia"/>
            <w:noProof/>
          </w:rPr>
          <w:t>による接続</w:t>
        </w:r>
        <w:r w:rsidR="00E0658D">
          <w:rPr>
            <w:noProof/>
            <w:webHidden/>
          </w:rPr>
          <w:tab/>
        </w:r>
        <w:r w:rsidR="00E0658D">
          <w:rPr>
            <w:noProof/>
            <w:webHidden/>
          </w:rPr>
          <w:fldChar w:fldCharType="begin"/>
        </w:r>
        <w:r w:rsidR="00E0658D">
          <w:rPr>
            <w:noProof/>
            <w:webHidden/>
          </w:rPr>
          <w:instrText xml:space="preserve"> PAGEREF _Toc416869916 \h </w:instrText>
        </w:r>
        <w:r w:rsidR="00E0658D">
          <w:rPr>
            <w:noProof/>
            <w:webHidden/>
          </w:rPr>
        </w:r>
        <w:r w:rsidR="00E0658D">
          <w:rPr>
            <w:noProof/>
            <w:webHidden/>
          </w:rPr>
          <w:fldChar w:fldCharType="separate"/>
        </w:r>
        <w:r w:rsidR="00E0658D">
          <w:rPr>
            <w:noProof/>
            <w:webHidden/>
          </w:rPr>
          <w:t>12</w:t>
        </w:r>
        <w:r w:rsidR="00E0658D">
          <w:rPr>
            <w:noProof/>
            <w:webHidden/>
          </w:rPr>
          <w:fldChar w:fldCharType="end"/>
        </w:r>
      </w:hyperlink>
    </w:p>
    <w:p w14:paraId="354E01D2"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7" w:history="1">
        <w:r w:rsidR="00E0658D" w:rsidRPr="00B602BC">
          <w:rPr>
            <w:rStyle w:val="ab"/>
            <w:noProof/>
          </w:rPr>
          <w:t>1.3</w:t>
        </w:r>
        <w:r w:rsidR="00E0658D">
          <w:rPr>
            <w:rFonts w:asciiTheme="minorHAnsi" w:eastAsiaTheme="minorEastAsia" w:hAnsiTheme="minorHAnsi" w:cstheme="minorBidi"/>
            <w:noProof/>
            <w:sz w:val="21"/>
            <w:szCs w:val="22"/>
          </w:rPr>
          <w:tab/>
        </w:r>
        <w:r w:rsidR="00E0658D" w:rsidRPr="00B602BC">
          <w:rPr>
            <w:rStyle w:val="ab"/>
            <w:noProof/>
          </w:rPr>
          <w:t xml:space="preserve">IoT Kit </w:t>
        </w:r>
        <w:r w:rsidR="00E0658D" w:rsidRPr="00B602BC">
          <w:rPr>
            <w:rStyle w:val="ab"/>
            <w:rFonts w:hint="eastAsia"/>
            <w:noProof/>
          </w:rPr>
          <w:t>による接続</w:t>
        </w:r>
        <w:r w:rsidR="00E0658D">
          <w:rPr>
            <w:noProof/>
            <w:webHidden/>
          </w:rPr>
          <w:tab/>
        </w:r>
        <w:r w:rsidR="00E0658D">
          <w:rPr>
            <w:noProof/>
            <w:webHidden/>
          </w:rPr>
          <w:fldChar w:fldCharType="begin"/>
        </w:r>
        <w:r w:rsidR="00E0658D">
          <w:rPr>
            <w:noProof/>
            <w:webHidden/>
          </w:rPr>
          <w:instrText xml:space="preserve"> PAGEREF _Toc416869917 \h </w:instrText>
        </w:r>
        <w:r w:rsidR="00E0658D">
          <w:rPr>
            <w:noProof/>
            <w:webHidden/>
          </w:rPr>
        </w:r>
        <w:r w:rsidR="00E0658D">
          <w:rPr>
            <w:noProof/>
            <w:webHidden/>
          </w:rPr>
          <w:fldChar w:fldCharType="separate"/>
        </w:r>
        <w:r w:rsidR="00E0658D">
          <w:rPr>
            <w:noProof/>
            <w:webHidden/>
          </w:rPr>
          <w:t>17</w:t>
        </w:r>
        <w:r w:rsidR="00E0658D">
          <w:rPr>
            <w:noProof/>
            <w:webHidden/>
          </w:rPr>
          <w:fldChar w:fldCharType="end"/>
        </w:r>
      </w:hyperlink>
    </w:p>
    <w:p w14:paraId="0CA896B4"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18" w:history="1">
        <w:r w:rsidR="00E0658D" w:rsidRPr="00B602BC">
          <w:rPr>
            <w:rStyle w:val="ab"/>
            <w:noProof/>
          </w:rPr>
          <w:t>1.4</w:t>
        </w:r>
        <w:r w:rsidR="00E0658D">
          <w:rPr>
            <w:rFonts w:asciiTheme="minorHAnsi" w:eastAsiaTheme="minorEastAsia" w:hAnsiTheme="minorHAnsi" w:cstheme="minorBidi"/>
            <w:noProof/>
            <w:sz w:val="21"/>
            <w:szCs w:val="22"/>
          </w:rPr>
          <w:tab/>
        </w:r>
        <w:r w:rsidR="00E0658D" w:rsidRPr="00B602BC">
          <w:rPr>
            <w:rStyle w:val="ab"/>
            <w:noProof/>
          </w:rPr>
          <w:t>Emulator</w:t>
        </w:r>
        <w:r w:rsidR="00E0658D" w:rsidRPr="00B602BC">
          <w:rPr>
            <w:rStyle w:val="ab"/>
            <w:rFonts w:hint="eastAsia"/>
            <w:noProof/>
          </w:rPr>
          <w:t>を使った実習</w:t>
        </w:r>
        <w:r w:rsidR="00E0658D">
          <w:rPr>
            <w:noProof/>
            <w:webHidden/>
          </w:rPr>
          <w:tab/>
        </w:r>
        <w:r w:rsidR="00E0658D">
          <w:rPr>
            <w:noProof/>
            <w:webHidden/>
          </w:rPr>
          <w:fldChar w:fldCharType="begin"/>
        </w:r>
        <w:r w:rsidR="00E0658D">
          <w:rPr>
            <w:noProof/>
            <w:webHidden/>
          </w:rPr>
          <w:instrText xml:space="preserve"> PAGEREF _Toc416869918 \h </w:instrText>
        </w:r>
        <w:r w:rsidR="00E0658D">
          <w:rPr>
            <w:noProof/>
            <w:webHidden/>
          </w:rPr>
        </w:r>
        <w:r w:rsidR="00E0658D">
          <w:rPr>
            <w:noProof/>
            <w:webHidden/>
          </w:rPr>
          <w:fldChar w:fldCharType="separate"/>
        </w:r>
        <w:r w:rsidR="00E0658D">
          <w:rPr>
            <w:noProof/>
            <w:webHidden/>
          </w:rPr>
          <w:t>21</w:t>
        </w:r>
        <w:r w:rsidR="00E0658D">
          <w:rPr>
            <w:noProof/>
            <w:webHidden/>
          </w:rPr>
          <w:fldChar w:fldCharType="end"/>
        </w:r>
      </w:hyperlink>
    </w:p>
    <w:p w14:paraId="3AAA40D2" w14:textId="77777777" w:rsidR="00E0658D" w:rsidRDefault="00115A74">
      <w:pPr>
        <w:pStyle w:val="11"/>
        <w:rPr>
          <w:rFonts w:asciiTheme="minorHAnsi" w:eastAsiaTheme="minorEastAsia" w:hAnsiTheme="minorHAnsi" w:cstheme="minorBidi"/>
          <w:sz w:val="21"/>
          <w:szCs w:val="22"/>
        </w:rPr>
      </w:pPr>
      <w:hyperlink w:anchor="_Toc416869919" w:history="1">
        <w:r w:rsidR="00E0658D" w:rsidRPr="00B602BC">
          <w:rPr>
            <w:rStyle w:val="ab"/>
            <w14:shadow w14:blurRad="50800" w14:dist="38100" w14:dir="2700000" w14:sx="100000" w14:sy="100000" w14:kx="0" w14:ky="0" w14:algn="tl">
              <w14:srgbClr w14:val="000000">
                <w14:alpha w14:val="60000"/>
              </w14:srgbClr>
            </w14:shadow>
          </w:rPr>
          <w:t>2.</w:t>
        </w:r>
        <w:r w:rsidR="00E0658D">
          <w:rPr>
            <w:rFonts w:asciiTheme="minorHAnsi" w:eastAsiaTheme="minorEastAsia" w:hAnsiTheme="minorHAnsi" w:cstheme="minorBidi"/>
            <w:sz w:val="21"/>
            <w:szCs w:val="22"/>
          </w:rPr>
          <w:tab/>
        </w:r>
        <w:r w:rsidR="00E0658D" w:rsidRPr="00B602BC">
          <w:rPr>
            <w:rStyle w:val="ab"/>
            <w14:shadow w14:blurRad="50800" w14:dist="38100" w14:dir="2700000" w14:sx="100000" w14:sy="100000" w14:kx="0" w14:ky="0" w14:algn="tl">
              <w14:srgbClr w14:val="000000">
                <w14:alpha w14:val="60000"/>
              </w14:srgbClr>
            </w14:shadow>
          </w:rPr>
          <w:t xml:space="preserve">Event Hub </w:t>
        </w:r>
        <w:r w:rsidR="00E0658D" w:rsidRPr="00B602BC">
          <w:rPr>
            <w:rStyle w:val="ab"/>
            <w:rFonts w:hint="eastAsia"/>
            <w14:shadow w14:blurRad="50800" w14:dist="38100" w14:dir="2700000" w14:sx="100000" w14:sy="100000" w14:kx="0" w14:ky="0" w14:algn="tl">
              <w14:srgbClr w14:val="000000">
                <w14:alpha w14:val="60000"/>
              </w14:srgbClr>
            </w14:shadow>
          </w:rPr>
          <w:t>を通じた接続</w:t>
        </w:r>
        <w:r w:rsidR="00E0658D">
          <w:rPr>
            <w:webHidden/>
          </w:rPr>
          <w:tab/>
        </w:r>
        <w:r w:rsidR="00E0658D">
          <w:rPr>
            <w:webHidden/>
          </w:rPr>
          <w:fldChar w:fldCharType="begin"/>
        </w:r>
        <w:r w:rsidR="00E0658D">
          <w:rPr>
            <w:webHidden/>
          </w:rPr>
          <w:instrText xml:space="preserve"> PAGEREF _Toc416869919 \h </w:instrText>
        </w:r>
        <w:r w:rsidR="00E0658D">
          <w:rPr>
            <w:webHidden/>
          </w:rPr>
        </w:r>
        <w:r w:rsidR="00E0658D">
          <w:rPr>
            <w:webHidden/>
          </w:rPr>
          <w:fldChar w:fldCharType="separate"/>
        </w:r>
        <w:r w:rsidR="00E0658D">
          <w:rPr>
            <w:webHidden/>
          </w:rPr>
          <w:t>23</w:t>
        </w:r>
        <w:r w:rsidR="00E0658D">
          <w:rPr>
            <w:webHidden/>
          </w:rPr>
          <w:fldChar w:fldCharType="end"/>
        </w:r>
      </w:hyperlink>
    </w:p>
    <w:p w14:paraId="3085926E"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20" w:history="1">
        <w:r w:rsidR="00E0658D" w:rsidRPr="00B602BC">
          <w:rPr>
            <w:rStyle w:val="ab"/>
            <w:noProof/>
          </w:rPr>
          <w:t>2.1</w:t>
        </w:r>
        <w:r w:rsidR="00E0658D">
          <w:rPr>
            <w:rFonts w:asciiTheme="minorHAnsi" w:eastAsiaTheme="minorEastAsia" w:hAnsiTheme="minorHAnsi" w:cstheme="minorBidi"/>
            <w:noProof/>
            <w:sz w:val="21"/>
            <w:szCs w:val="22"/>
          </w:rPr>
          <w:tab/>
        </w:r>
        <w:r w:rsidR="00E0658D" w:rsidRPr="00B602BC">
          <w:rPr>
            <w:rStyle w:val="ab"/>
            <w:noProof/>
          </w:rPr>
          <w:t xml:space="preserve">Event Hub </w:t>
        </w:r>
        <w:r w:rsidR="00E0658D" w:rsidRPr="00B602BC">
          <w:rPr>
            <w:rStyle w:val="ab"/>
            <w:rFonts w:hint="eastAsia"/>
            <w:noProof/>
          </w:rPr>
          <w:t>の作成</w:t>
        </w:r>
        <w:r w:rsidR="00E0658D">
          <w:rPr>
            <w:noProof/>
            <w:webHidden/>
          </w:rPr>
          <w:tab/>
        </w:r>
        <w:r w:rsidR="00E0658D">
          <w:rPr>
            <w:noProof/>
            <w:webHidden/>
          </w:rPr>
          <w:fldChar w:fldCharType="begin"/>
        </w:r>
        <w:r w:rsidR="00E0658D">
          <w:rPr>
            <w:noProof/>
            <w:webHidden/>
          </w:rPr>
          <w:instrText xml:space="preserve"> PAGEREF _Toc416869920 \h </w:instrText>
        </w:r>
        <w:r w:rsidR="00E0658D">
          <w:rPr>
            <w:noProof/>
            <w:webHidden/>
          </w:rPr>
        </w:r>
        <w:r w:rsidR="00E0658D">
          <w:rPr>
            <w:noProof/>
            <w:webHidden/>
          </w:rPr>
          <w:fldChar w:fldCharType="separate"/>
        </w:r>
        <w:r w:rsidR="00E0658D">
          <w:rPr>
            <w:noProof/>
            <w:webHidden/>
          </w:rPr>
          <w:t>24</w:t>
        </w:r>
        <w:r w:rsidR="00E0658D">
          <w:rPr>
            <w:noProof/>
            <w:webHidden/>
          </w:rPr>
          <w:fldChar w:fldCharType="end"/>
        </w:r>
      </w:hyperlink>
    </w:p>
    <w:p w14:paraId="0F4F4D25"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21" w:history="1">
        <w:r w:rsidR="00E0658D" w:rsidRPr="00B602BC">
          <w:rPr>
            <w:rStyle w:val="ab"/>
            <w:noProof/>
          </w:rPr>
          <w:t>2.2</w:t>
        </w:r>
        <w:r w:rsidR="00E0658D">
          <w:rPr>
            <w:rFonts w:asciiTheme="minorHAnsi" w:eastAsiaTheme="minorEastAsia" w:hAnsiTheme="minorHAnsi" w:cstheme="minorBidi"/>
            <w:noProof/>
            <w:sz w:val="21"/>
            <w:szCs w:val="22"/>
          </w:rPr>
          <w:tab/>
        </w:r>
        <w:r w:rsidR="00E0658D" w:rsidRPr="00B602BC">
          <w:rPr>
            <w:rStyle w:val="ab"/>
            <w:noProof/>
          </w:rPr>
          <w:t xml:space="preserve">IoT Kit </w:t>
        </w:r>
        <w:r w:rsidR="00E0658D" w:rsidRPr="00B602BC">
          <w:rPr>
            <w:rStyle w:val="ab"/>
            <w:rFonts w:hint="eastAsia"/>
            <w:noProof/>
          </w:rPr>
          <w:t>を</w:t>
        </w:r>
        <w:r w:rsidR="00E0658D" w:rsidRPr="00B602BC">
          <w:rPr>
            <w:rStyle w:val="ab"/>
            <w:noProof/>
          </w:rPr>
          <w:t xml:space="preserve"> Event Hub </w:t>
        </w:r>
        <w:r w:rsidR="00E0658D" w:rsidRPr="00B602BC">
          <w:rPr>
            <w:rStyle w:val="ab"/>
            <w:rFonts w:hint="eastAsia"/>
            <w:noProof/>
          </w:rPr>
          <w:t>につなぐ</w:t>
        </w:r>
        <w:r w:rsidR="00E0658D">
          <w:rPr>
            <w:noProof/>
            <w:webHidden/>
          </w:rPr>
          <w:tab/>
        </w:r>
        <w:r w:rsidR="00E0658D">
          <w:rPr>
            <w:noProof/>
            <w:webHidden/>
          </w:rPr>
          <w:fldChar w:fldCharType="begin"/>
        </w:r>
        <w:r w:rsidR="00E0658D">
          <w:rPr>
            <w:noProof/>
            <w:webHidden/>
          </w:rPr>
          <w:instrText xml:space="preserve"> PAGEREF _Toc416869921 \h </w:instrText>
        </w:r>
        <w:r w:rsidR="00E0658D">
          <w:rPr>
            <w:noProof/>
            <w:webHidden/>
          </w:rPr>
        </w:r>
        <w:r w:rsidR="00E0658D">
          <w:rPr>
            <w:noProof/>
            <w:webHidden/>
          </w:rPr>
          <w:fldChar w:fldCharType="separate"/>
        </w:r>
        <w:r w:rsidR="00E0658D">
          <w:rPr>
            <w:noProof/>
            <w:webHidden/>
          </w:rPr>
          <w:t>26</w:t>
        </w:r>
        <w:r w:rsidR="00E0658D">
          <w:rPr>
            <w:noProof/>
            <w:webHidden/>
          </w:rPr>
          <w:fldChar w:fldCharType="end"/>
        </w:r>
      </w:hyperlink>
    </w:p>
    <w:p w14:paraId="704F4D58" w14:textId="77777777" w:rsidR="00E0658D" w:rsidRDefault="00115A74">
      <w:pPr>
        <w:pStyle w:val="21"/>
        <w:tabs>
          <w:tab w:val="left" w:pos="840"/>
          <w:tab w:val="right" w:leader="dot" w:pos="9628"/>
        </w:tabs>
        <w:ind w:left="200"/>
        <w:rPr>
          <w:rFonts w:asciiTheme="minorHAnsi" w:eastAsiaTheme="minorEastAsia" w:hAnsiTheme="minorHAnsi" w:cstheme="minorBidi"/>
          <w:noProof/>
          <w:sz w:val="21"/>
          <w:szCs w:val="22"/>
        </w:rPr>
      </w:pPr>
      <w:hyperlink w:anchor="_Toc416869922" w:history="1">
        <w:r w:rsidR="00E0658D" w:rsidRPr="00B602BC">
          <w:rPr>
            <w:rStyle w:val="ab"/>
            <w:noProof/>
          </w:rPr>
          <w:t>2.3</w:t>
        </w:r>
        <w:r w:rsidR="00E0658D">
          <w:rPr>
            <w:rFonts w:asciiTheme="minorHAnsi" w:eastAsiaTheme="minorEastAsia" w:hAnsiTheme="minorHAnsi" w:cstheme="minorBidi"/>
            <w:noProof/>
            <w:sz w:val="21"/>
            <w:szCs w:val="22"/>
          </w:rPr>
          <w:tab/>
        </w:r>
        <w:r w:rsidR="00E0658D" w:rsidRPr="00B602BC">
          <w:rPr>
            <w:rStyle w:val="ab"/>
            <w:noProof/>
          </w:rPr>
          <w:t xml:space="preserve">Event Hub </w:t>
        </w:r>
        <w:r w:rsidR="00E0658D" w:rsidRPr="00B602BC">
          <w:rPr>
            <w:rStyle w:val="ab"/>
            <w:rFonts w:hint="eastAsia"/>
            <w:noProof/>
          </w:rPr>
          <w:t>の受信データ確認</w:t>
        </w:r>
        <w:r w:rsidR="00E0658D">
          <w:rPr>
            <w:noProof/>
            <w:webHidden/>
          </w:rPr>
          <w:tab/>
        </w:r>
        <w:r w:rsidR="00E0658D">
          <w:rPr>
            <w:noProof/>
            <w:webHidden/>
          </w:rPr>
          <w:fldChar w:fldCharType="begin"/>
        </w:r>
        <w:r w:rsidR="00E0658D">
          <w:rPr>
            <w:noProof/>
            <w:webHidden/>
          </w:rPr>
          <w:instrText xml:space="preserve"> PAGEREF _Toc416869922 \h </w:instrText>
        </w:r>
        <w:r w:rsidR="00E0658D">
          <w:rPr>
            <w:noProof/>
            <w:webHidden/>
          </w:rPr>
        </w:r>
        <w:r w:rsidR="00E0658D">
          <w:rPr>
            <w:noProof/>
            <w:webHidden/>
          </w:rPr>
          <w:fldChar w:fldCharType="separate"/>
        </w:r>
        <w:r w:rsidR="00E0658D">
          <w:rPr>
            <w:noProof/>
            <w:webHidden/>
          </w:rPr>
          <w:t>29</w:t>
        </w:r>
        <w:r w:rsidR="00E0658D">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16869911"/>
            <w:bookmarkStart w:id="6"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5"/>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7" w:name="_Toc416869912"/>
      <w:r>
        <w:rPr>
          <w:rFonts w:cs="ＭＳ 明朝" w:hint="eastAsia"/>
          <w:bCs/>
          <w:szCs w:val="20"/>
        </w:rPr>
        <w:lastRenderedPageBreak/>
        <w:t>はじめに</w:t>
      </w:r>
      <w:bookmarkEnd w:id="7"/>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115A74"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115A74"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8" w:name="_Toc416869913"/>
      <w:bookmarkEnd w:id="6"/>
      <w:r>
        <w:rPr>
          <w:rFonts w:cs="ＭＳ 明朝" w:hint="eastAsia"/>
          <w:bCs/>
          <w:szCs w:val="20"/>
        </w:rPr>
        <w:lastRenderedPageBreak/>
        <w:t>学習内容</w:t>
      </w:r>
      <w:bookmarkEnd w:id="8"/>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25790A">
      <w:pPr>
        <w:pStyle w:val="305"/>
        <w:numPr>
          <w:ilvl w:val="0"/>
          <w:numId w:val="8"/>
        </w:numPr>
        <w:spacing w:after="120"/>
        <w:ind w:leftChars="0"/>
        <w:rPr>
          <w:rFonts w:cs="Arial"/>
        </w:rPr>
      </w:pPr>
      <w:r>
        <w:rPr>
          <w:rFonts w:cs="Arial" w:hint="eastAsia"/>
        </w:rPr>
        <w:t>Web アプリを通じた接続</w:t>
      </w:r>
    </w:p>
    <w:p w14:paraId="165C7E69" w14:textId="6C5C613E" w:rsidR="003C5C6A" w:rsidRDefault="003C5C6A" w:rsidP="0025790A">
      <w:pPr>
        <w:pStyle w:val="305"/>
        <w:numPr>
          <w:ilvl w:val="1"/>
          <w:numId w:val="8"/>
        </w:numPr>
        <w:spacing w:after="120"/>
        <w:ind w:leftChars="0"/>
        <w:rPr>
          <w:rFonts w:cs="Arial"/>
        </w:rPr>
      </w:pPr>
      <w:r>
        <w:rPr>
          <w:rFonts w:cs="Arial" w:hint="eastAsia"/>
        </w:rPr>
        <w:t>Web Siteによるクラウドサービス作成</w:t>
      </w:r>
    </w:p>
    <w:p w14:paraId="2F0B6735" w14:textId="109FFBC8" w:rsidR="003C5C6A" w:rsidRDefault="003C5C6A" w:rsidP="0025790A">
      <w:pPr>
        <w:pStyle w:val="305"/>
        <w:numPr>
          <w:ilvl w:val="1"/>
          <w:numId w:val="8"/>
        </w:numPr>
        <w:spacing w:after="120"/>
        <w:ind w:leftChars="0"/>
        <w:rPr>
          <w:rFonts w:cs="Arial"/>
        </w:rPr>
      </w:pPr>
      <w:r>
        <w:rPr>
          <w:rFonts w:cs="Arial" w:hint="eastAsia"/>
        </w:rPr>
        <w:t>.NET Micro Framework Emulator による接続</w:t>
      </w:r>
    </w:p>
    <w:p w14:paraId="648AD463" w14:textId="293952F6" w:rsidR="003C5C6A" w:rsidRPr="003C5C6A" w:rsidRDefault="003C5C6A" w:rsidP="0025790A">
      <w:pPr>
        <w:pStyle w:val="305"/>
        <w:numPr>
          <w:ilvl w:val="1"/>
          <w:numId w:val="8"/>
        </w:numPr>
        <w:spacing w:after="120"/>
        <w:ind w:leftChars="0"/>
        <w:rPr>
          <w:rFonts w:cs="Arial"/>
        </w:rPr>
      </w:pPr>
      <w:r>
        <w:rPr>
          <w:rFonts w:cs="Arial" w:hint="eastAsia"/>
        </w:rPr>
        <w:t>IoT Kit による接続</w:t>
      </w:r>
    </w:p>
    <w:p w14:paraId="1324ED05" w14:textId="21471644" w:rsidR="003C5C6A" w:rsidRDefault="003C5C6A" w:rsidP="0025790A">
      <w:pPr>
        <w:pStyle w:val="305"/>
        <w:numPr>
          <w:ilvl w:val="0"/>
          <w:numId w:val="8"/>
        </w:numPr>
        <w:spacing w:after="120"/>
        <w:ind w:leftChars="0"/>
        <w:rPr>
          <w:rFonts w:cs="Arial"/>
        </w:rPr>
      </w:pPr>
      <w:r>
        <w:rPr>
          <w:rFonts w:cs="Arial" w:hint="eastAsia"/>
        </w:rPr>
        <w:t>Event Hub を通じた接続</w:t>
      </w:r>
    </w:p>
    <w:p w14:paraId="17308076" w14:textId="373B87AC" w:rsidR="003C5C6A" w:rsidRDefault="003C5C6A" w:rsidP="0025790A">
      <w:pPr>
        <w:pStyle w:val="305"/>
        <w:numPr>
          <w:ilvl w:val="1"/>
          <w:numId w:val="8"/>
        </w:numPr>
        <w:spacing w:after="120"/>
        <w:ind w:leftChars="0"/>
        <w:rPr>
          <w:rFonts w:cs="Arial"/>
        </w:rPr>
      </w:pPr>
      <w:r>
        <w:rPr>
          <w:rFonts w:cs="Arial" w:hint="eastAsia"/>
        </w:rPr>
        <w:t>Event Hub の作成</w:t>
      </w:r>
    </w:p>
    <w:p w14:paraId="1DAEBAA3" w14:textId="77777777" w:rsidR="00FF06DC" w:rsidRDefault="003C5C6A" w:rsidP="0025790A">
      <w:pPr>
        <w:pStyle w:val="305"/>
        <w:numPr>
          <w:ilvl w:val="1"/>
          <w:numId w:val="8"/>
        </w:numPr>
        <w:spacing w:after="120"/>
        <w:ind w:leftChars="0"/>
        <w:rPr>
          <w:rFonts w:cs="Arial"/>
        </w:rPr>
      </w:pPr>
      <w:r>
        <w:rPr>
          <w:rFonts w:cs="Arial" w:hint="eastAsia"/>
        </w:rPr>
        <w:t>IoT Kit による接続</w:t>
      </w:r>
    </w:p>
    <w:p w14:paraId="154D8652" w14:textId="533AB8AF" w:rsidR="003C5C6A" w:rsidRPr="00FF06DC" w:rsidRDefault="003C5C6A" w:rsidP="0025790A">
      <w:pPr>
        <w:pStyle w:val="305"/>
        <w:numPr>
          <w:ilvl w:val="1"/>
          <w:numId w:val="8"/>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1686991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9"/>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0" w:name="_Toc381176764"/>
      <w:bookmarkStart w:id="11" w:name="_Toc381176909"/>
      <w:bookmarkStart w:id="12" w:name="_Toc381176954"/>
      <w:bookmarkStart w:id="13" w:name="_Toc381177002"/>
      <w:bookmarkStart w:id="14" w:name="_Toc381177047"/>
      <w:bookmarkStart w:id="15" w:name="_Toc416869915"/>
      <w:bookmarkEnd w:id="10"/>
      <w:bookmarkEnd w:id="11"/>
      <w:bookmarkEnd w:id="12"/>
      <w:bookmarkEnd w:id="13"/>
      <w:bookmarkEnd w:id="14"/>
      <w:r>
        <w:rPr>
          <w:rFonts w:hint="eastAsia"/>
        </w:rPr>
        <w:lastRenderedPageBreak/>
        <w:t>ASP.NET による Web アプリ</w:t>
      </w:r>
      <w:bookmarkEnd w:id="15"/>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5401317A" w14:textId="5BBC8942" w:rsidR="009F5FE8" w:rsidRDefault="009F5FE8" w:rsidP="00AF08C1">
      <w:pPr>
        <w:pStyle w:val="305"/>
        <w:spacing w:after="120"/>
        <w:ind w:leftChars="0" w:left="420"/>
      </w:pPr>
      <w:r>
        <w:rPr>
          <w:rFonts w:hint="eastAsia"/>
        </w:rPr>
        <w:t>※Microsoft Azure SDK 2.5.1から上のダイアログに、“App Service Plan”と“Resource Group”という2つの項目が追加されました。この項目ではそれぞれ、“Create New App Service Plan”と“Create New Resource Plan”を選択し、選択した後に表示される項目に適当な名前を入力するという作業を追加で行ってください。</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w:t>
      </w:r>
      <w:r w:rsidRPr="004608F6">
        <w:rPr>
          <w:rFonts w:hint="eastAsia"/>
          <w:i/>
        </w:rPr>
        <w:t>IoTCloud</w:t>
      </w:r>
      <w:r>
        <w:rPr>
          <w:rFonts w:hint="eastAsia"/>
        </w:rPr>
        <w:t>“プロジェクトの下の”Controllers“フォルダーを右クリックし、”追加“→”コントローラを追加“を選択します。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29F33CA0" w:rsidR="00056860" w:rsidRDefault="00056860" w:rsidP="00E001B7">
      <w:pPr>
        <w:pStyle w:val="305"/>
        <w:spacing w:after="120"/>
        <w:ind w:leftChars="0" w:left="420"/>
      </w:pPr>
      <w:r>
        <w:rPr>
          <w:rFonts w:hint="eastAsia"/>
        </w:rPr>
        <w:t>ConnectController.cs ファイルをソリューション</w:t>
      </w:r>
      <w:r w:rsidR="004C2DDA">
        <w:rPr>
          <w:rFonts w:hint="eastAsia"/>
        </w:rPr>
        <w:t>エクスプローラー</w:t>
      </w:r>
      <w:r>
        <w:rPr>
          <w:rFonts w:hint="eastAsia"/>
        </w:rPr>
        <w:t>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lastRenderedPageBreak/>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5790A">
      <w:pPr>
        <w:pStyle w:val="305"/>
        <w:numPr>
          <w:ilvl w:val="0"/>
          <w:numId w:val="9"/>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6" w:name="_Toc416869916"/>
      <w:r>
        <w:rPr>
          <w:rFonts w:hint="eastAsia"/>
        </w:rPr>
        <w:lastRenderedPageBreak/>
        <w:t>.NET Micro Framework Emulator による接続</w:t>
      </w:r>
      <w:bookmarkEnd w:id="16"/>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CF1FA8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7"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8" w:name="_Toc416869917"/>
      <w:r>
        <w:rPr>
          <w:rFonts w:hint="eastAsia"/>
        </w:rPr>
        <w:lastRenderedPageBreak/>
        <w:t>IoT Kit による接続</w:t>
      </w:r>
      <w:bookmarkEnd w:id="18"/>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2E2C0D36" w14:textId="2503EF60" w:rsidR="00766E8D" w:rsidRDefault="00766E8D" w:rsidP="002B05C1">
      <w:pPr>
        <w:pStyle w:val="305"/>
        <w:spacing w:after="120"/>
        <w:ind w:leftChars="0" w:left="420"/>
      </w:pPr>
      <w:r>
        <w:rPr>
          <w:rFonts w:hint="eastAsia"/>
        </w:rPr>
        <w:t>※ハードウェアが無い場合は、</w:t>
      </w:r>
      <w:hyperlink r:id="rId45" w:history="1">
        <w:r w:rsidRPr="00873C7C">
          <w:rPr>
            <w:rStyle w:val="ab"/>
          </w:rPr>
          <w:t>http://blogs.msdn.com/b/hirosho/archive/2015/04/06/howtolearniotkitholwithemulator.aspx</w:t>
        </w:r>
      </w:hyperlink>
      <w:r>
        <w:rPr>
          <w:rFonts w:hint="eastAsia"/>
        </w:rPr>
        <w:t xml:space="preserve"> で説明している方法で、IoT Kit Emulatorを</w:t>
      </w:r>
      <w:r w:rsidR="00277A42">
        <w:rPr>
          <w:rFonts w:hint="eastAsia"/>
        </w:rPr>
        <w:t>インストールし、「1.4. Emulatorを使った実習」で説明している方法で</w:t>
      </w:r>
      <w:r>
        <w:rPr>
          <w:rFonts w:hint="eastAsia"/>
        </w:rPr>
        <w:t>実習を行ってください。</w:t>
      </w:r>
    </w:p>
    <w:p w14:paraId="56052A2D" w14:textId="77777777" w:rsidR="00277A42" w:rsidRDefault="00277A42" w:rsidP="002B05C1">
      <w:pPr>
        <w:pStyle w:val="305"/>
        <w:spacing w:after="120"/>
        <w:ind w:leftChars="0" w:left="420"/>
      </w:pPr>
    </w:p>
    <w:p w14:paraId="0CAEB1E5" w14:textId="7A8A51B8" w:rsidR="00497FEC" w:rsidRDefault="007E6EAF" w:rsidP="00CC2DA8">
      <w:pPr>
        <w:pStyle w:val="305"/>
        <w:spacing w:after="120"/>
        <w:ind w:leftChars="0" w:left="420"/>
      </w:pPr>
      <w:r>
        <w:rPr>
          <w:rFonts w:hint="eastAsia"/>
        </w:rPr>
        <w:t>また、この実習では、</w:t>
      </w:r>
      <w:del w:id="19" w:author="作成者">
        <w:r w:rsidDel="000A7BB6">
          <w:rPr>
            <w:rFonts w:hint="eastAsia"/>
          </w:rPr>
          <w:delText>NETMFCloud</w:delText>
        </w:r>
      </w:del>
      <w:ins w:id="20" w:author="作成者">
        <w:r w:rsidR="000A7BB6">
          <w:rPr>
            <w:rFonts w:hint="eastAsia"/>
          </w:rPr>
          <w:t>EGIoTKit.Utility</w:t>
        </w:r>
      </w:ins>
      <w:r>
        <w:rPr>
          <w:rFonts w:hint="eastAsia"/>
        </w:rPr>
        <w:t>ライブラリを使うので、</w:t>
      </w:r>
      <w:ins w:id="21"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2"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3"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4" w:author="作成者">
        <w:del w:id="25"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6">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7">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lastRenderedPageBreak/>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8">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6" w:author="作成者">
        <w:r w:rsidR="000A7BB6">
          <w:rPr>
            <w:rFonts w:hint="eastAsia"/>
          </w:rPr>
          <w:t>EGIoTKit.Utility</w:t>
        </w:r>
      </w:ins>
      <w:del w:id="27"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8" w:author="作成者"/>
        </w:rPr>
      </w:pPr>
      <w:ins w:id="29"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9">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0"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1"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2" w:author="作成者">
        <w:r w:rsidR="000A7BB6">
          <w:rPr>
            <w:rFonts w:hint="eastAsia"/>
          </w:rPr>
          <w:t>EGIoTKit.Utility</w:t>
        </w:r>
      </w:ins>
      <w:del w:id="33"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lastRenderedPageBreak/>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1">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w:t>
      </w:r>
      <w:r>
        <w:rPr>
          <w:rFonts w:hint="eastAsia"/>
        </w:rPr>
        <w:lastRenderedPageBreak/>
        <w:t>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6FAD0790" w14:textId="1AC50E74" w:rsidR="0095405A" w:rsidRDefault="0095405A" w:rsidP="0095405A">
      <w:pPr>
        <w:pStyle w:val="2"/>
        <w:spacing w:after="120"/>
      </w:pPr>
      <w:bookmarkStart w:id="34" w:name="_Toc416869918"/>
      <w:r>
        <w:rPr>
          <w:rFonts w:hint="eastAsia"/>
        </w:rPr>
        <w:lastRenderedPageBreak/>
        <w:t>Emulatorを使った実習</w:t>
      </w:r>
      <w:bookmarkEnd w:id="34"/>
    </w:p>
    <w:p w14:paraId="11DEAB6C" w14:textId="467AA961" w:rsidR="000D4573" w:rsidRDefault="000D4573" w:rsidP="0095405A">
      <w:pPr>
        <w:pStyle w:val="305"/>
        <w:spacing w:after="120"/>
        <w:ind w:leftChars="0" w:left="420"/>
      </w:pPr>
      <w:r>
        <w:rPr>
          <w:rFonts w:hint="eastAsia"/>
        </w:rPr>
        <w:t>Emulatorを使う場合は、</w:t>
      </w:r>
    </w:p>
    <w:p w14:paraId="6AC0CE38" w14:textId="71DB1571" w:rsidR="000D4573" w:rsidRDefault="000D4573" w:rsidP="0025790A">
      <w:pPr>
        <w:pStyle w:val="305"/>
        <w:numPr>
          <w:ilvl w:val="0"/>
          <w:numId w:val="12"/>
        </w:numPr>
        <w:spacing w:after="120"/>
        <w:ind w:leftChars="0"/>
      </w:pPr>
      <w:r>
        <w:rPr>
          <w:rFonts w:hint="eastAsia"/>
        </w:rPr>
        <w:t>.NET Micro Framework SDK（MSIとVSIX）</w:t>
      </w:r>
    </w:p>
    <w:p w14:paraId="7CD27D85" w14:textId="502151D5" w:rsidR="000D4573" w:rsidRDefault="000D4573" w:rsidP="0025790A">
      <w:pPr>
        <w:pStyle w:val="305"/>
        <w:numPr>
          <w:ilvl w:val="0"/>
          <w:numId w:val="12"/>
        </w:numPr>
        <w:spacing w:after="120"/>
        <w:ind w:leftChars="0"/>
      </w:pPr>
      <w:r>
        <w:rPr>
          <w:rFonts w:hint="eastAsia"/>
        </w:rPr>
        <w:t>.NET Gadgeteer Core SDK（MSI）</w:t>
      </w:r>
    </w:p>
    <w:p w14:paraId="294D44A7" w14:textId="75D4C0D0" w:rsidR="000D4573" w:rsidRDefault="000D4573" w:rsidP="0095405A">
      <w:pPr>
        <w:pStyle w:val="305"/>
        <w:spacing w:after="120"/>
        <w:ind w:leftChars="0" w:left="420"/>
      </w:pPr>
      <w:r>
        <w:rPr>
          <w:rFonts w:hint="eastAsia"/>
        </w:rPr>
        <w:t>の二つのSDKのインストールが必要です。</w:t>
      </w:r>
    </w:p>
    <w:p w14:paraId="6A56471B" w14:textId="77777777" w:rsidR="000D4573" w:rsidRDefault="0095405A" w:rsidP="0095405A">
      <w:pPr>
        <w:pStyle w:val="305"/>
        <w:spacing w:after="120"/>
        <w:ind w:leftChars="0" w:left="420"/>
      </w:pPr>
      <w:r>
        <w:rPr>
          <w:rFonts w:hint="eastAsia"/>
        </w:rPr>
        <w:t>Emulatorを使う場合は、</w:t>
      </w:r>
      <w:r w:rsidR="000D4573">
        <w:rPr>
          <w:rFonts w:hint="eastAsia"/>
        </w:rPr>
        <w:t>先ず、</w:t>
      </w:r>
    </w:p>
    <w:p w14:paraId="22453D9D" w14:textId="50118204" w:rsidR="000D4573" w:rsidRDefault="00115A74" w:rsidP="0095405A">
      <w:pPr>
        <w:pStyle w:val="305"/>
        <w:spacing w:after="120"/>
        <w:ind w:leftChars="0" w:left="420"/>
      </w:pPr>
      <w:hyperlink r:id="rId52" w:history="1">
        <w:r w:rsidR="000D4573">
          <w:rPr>
            <w:rStyle w:val="ab"/>
          </w:rPr>
          <w:t>IoTKitハンズオントレーニング用Emulatorのセットアップ方法</w:t>
        </w:r>
      </w:hyperlink>
      <w:r w:rsidR="000D4573">
        <w:rPr>
          <w:rFonts w:hint="eastAsia"/>
        </w:rPr>
        <w:t xml:space="preserve"> </w:t>
      </w:r>
    </w:p>
    <w:p w14:paraId="6250FE7E" w14:textId="13A427C8" w:rsidR="000D4573" w:rsidRDefault="009D19E9" w:rsidP="0095405A">
      <w:pPr>
        <w:pStyle w:val="305"/>
        <w:spacing w:after="120"/>
        <w:ind w:leftChars="0" w:left="420"/>
      </w:pPr>
      <w:r>
        <w:rPr>
          <w:rFonts w:hint="eastAsia"/>
          <w:noProof/>
        </w:rPr>
        <w:drawing>
          <wp:anchor distT="0" distB="0" distL="114300" distR="114300" simplePos="0" relativeHeight="251668486" behindDoc="0" locked="0" layoutInCell="1" allowOverlap="1" wp14:anchorId="1B104301" wp14:editId="64C47DD9">
            <wp:simplePos x="0" y="0"/>
            <wp:positionH relativeFrom="column">
              <wp:posOffset>264160</wp:posOffset>
            </wp:positionH>
            <wp:positionV relativeFrom="paragraph">
              <wp:posOffset>259715</wp:posOffset>
            </wp:positionV>
            <wp:extent cx="3073400" cy="2048510"/>
            <wp:effectExtent l="0" t="0" r="0" b="889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oTKitEmulato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73400" cy="2048510"/>
                    </a:xfrm>
                    <a:prstGeom prst="rect">
                      <a:avLst/>
                    </a:prstGeom>
                  </pic:spPr>
                </pic:pic>
              </a:graphicData>
            </a:graphic>
            <wp14:sizeRelH relativeFrom="margin">
              <wp14:pctWidth>0</wp14:pctWidth>
            </wp14:sizeRelH>
            <wp14:sizeRelV relativeFrom="margin">
              <wp14:pctHeight>0</wp14:pctHeight>
            </wp14:sizeRelV>
          </wp:anchor>
        </w:drawing>
      </w:r>
      <w:r w:rsidR="000D4573">
        <w:rPr>
          <w:rFonts w:hint="eastAsia"/>
        </w:rPr>
        <w:t>を参考に、Emulatorのインストールを行ってください。</w:t>
      </w:r>
    </w:p>
    <w:p w14:paraId="5CE1D4D3" w14:textId="7B8AB73A" w:rsidR="009D19E9" w:rsidRDefault="009D19E9" w:rsidP="0095405A">
      <w:pPr>
        <w:pStyle w:val="305"/>
        <w:spacing w:after="120"/>
        <w:ind w:leftChars="0" w:left="420"/>
      </w:pPr>
    </w:p>
    <w:p w14:paraId="462D18AD" w14:textId="5583109B" w:rsidR="000D4573" w:rsidRDefault="000D4573" w:rsidP="000D4573">
      <w:pPr>
        <w:pStyle w:val="305"/>
        <w:spacing w:after="120"/>
        <w:ind w:leftChars="0" w:left="420"/>
        <w:rPr>
          <w:color w:val="0000FF"/>
        </w:rPr>
      </w:pPr>
      <w:r>
        <w:rPr>
          <w:rFonts w:hint="eastAsia"/>
        </w:rPr>
        <w:t>Emulatorのインストールが終わったら、本ハンズオントレーニング用に用意したプロジェクトを使って実習を行ってください。</w:t>
      </w:r>
    </w:p>
    <w:p w14:paraId="16F6F7B1" w14:textId="5BFCB2E1" w:rsidR="00A1151C" w:rsidRDefault="00115A74" w:rsidP="000D4573">
      <w:pPr>
        <w:pStyle w:val="305"/>
        <w:spacing w:after="120"/>
        <w:ind w:leftChars="0" w:left="420"/>
        <w:rPr>
          <w:color w:val="000000" w:themeColor="text1"/>
        </w:rPr>
      </w:pPr>
      <w:hyperlink r:id="rId54" w:history="1">
        <w:r w:rsidR="0095405A" w:rsidRPr="0095405A">
          <w:rPr>
            <w:rStyle w:val="ab"/>
          </w:rPr>
          <w:t>EmulatorApp</w:t>
        </w:r>
      </w:hyperlink>
      <w:r w:rsidR="0095405A">
        <w:rPr>
          <w:color w:val="0000FF"/>
        </w:rPr>
        <w:t xml:space="preserve"> </w:t>
      </w:r>
      <w:r w:rsidR="0095405A" w:rsidRPr="0095405A">
        <w:rPr>
          <w:rFonts w:hint="eastAsia"/>
          <w:color w:val="000000" w:themeColor="text1"/>
        </w:rPr>
        <w:t>から</w:t>
      </w:r>
      <w:r w:rsidR="0095405A">
        <w:rPr>
          <w:rFonts w:hint="eastAsia"/>
          <w:color w:val="000000" w:themeColor="text1"/>
        </w:rPr>
        <w:t>、</w:t>
      </w:r>
      <w:r w:rsidR="0095405A" w:rsidRPr="0095405A">
        <w:rPr>
          <w:color w:val="000000" w:themeColor="text1"/>
        </w:rPr>
        <w:t>IoTKitHoLEmulatorApp</w:t>
      </w:r>
      <w:r w:rsidR="0095405A">
        <w:rPr>
          <w:rFonts w:hint="eastAsia"/>
          <w:color w:val="000000" w:themeColor="text1"/>
        </w:rPr>
        <w:t>.zipをダウンロードし、ダウンロードしたZIPファイルを右クリックして“プロパティ”を表示、右下の“ブロックの解除”をクリックしてブロックを解除した後（確実にブロックを解除してください）、</w:t>
      </w:r>
      <w:r w:rsidR="000D4573">
        <w:rPr>
          <w:rFonts w:hint="eastAsia"/>
          <w:color w:val="000000" w:themeColor="text1"/>
        </w:rPr>
        <w:t>ZIPファイルを解凍します。解凍したフォルダーに、IoTKitHoLEmulatorApp.slnファイルが入っているので、Visual Studio 2013で開いてください。</w:t>
      </w:r>
    </w:p>
    <w:p w14:paraId="734543E1" w14:textId="3EDAC0D3" w:rsidR="00A1151C" w:rsidRDefault="00A1151C" w:rsidP="000D4573">
      <w:pPr>
        <w:pStyle w:val="305"/>
        <w:spacing w:after="120"/>
        <w:ind w:leftChars="0" w:left="420"/>
        <w:rPr>
          <w:color w:val="000000" w:themeColor="text1"/>
        </w:rPr>
      </w:pPr>
      <w:r>
        <w:rPr>
          <w:rFonts w:hint="eastAsia"/>
          <w:color w:val="000000" w:themeColor="text1"/>
        </w:rPr>
        <w:t>ソリューションエクスプローラーでIoTKitHoLEmulatorAppプロジェクトを右クリックして“プロパティ”を選択し、“.NET Micro Framework”タブを選択します。</w:t>
      </w:r>
    </w:p>
    <w:p w14:paraId="5FDCE79E" w14:textId="17C5FB4F" w:rsidR="00C85F7F" w:rsidRDefault="00C85F7F" w:rsidP="000D4573">
      <w:pPr>
        <w:pStyle w:val="305"/>
        <w:spacing w:after="120"/>
        <w:ind w:leftChars="0" w:left="420"/>
        <w:rPr>
          <w:color w:val="000000" w:themeColor="text1"/>
        </w:rPr>
      </w:pPr>
      <w:r>
        <w:rPr>
          <w:rFonts w:hint="eastAsia"/>
          <w:noProof/>
          <w:color w:val="000000" w:themeColor="text1"/>
        </w:rPr>
        <w:drawing>
          <wp:anchor distT="0" distB="0" distL="114300" distR="114300" simplePos="0" relativeHeight="251669510" behindDoc="0" locked="0" layoutInCell="1" allowOverlap="1" wp14:anchorId="3B35059C" wp14:editId="0749BF0F">
            <wp:simplePos x="0" y="0"/>
            <wp:positionH relativeFrom="column">
              <wp:posOffset>264160</wp:posOffset>
            </wp:positionH>
            <wp:positionV relativeFrom="paragraph">
              <wp:posOffset>-29845</wp:posOffset>
            </wp:positionV>
            <wp:extent cx="3755461" cy="1975275"/>
            <wp:effectExtent l="0" t="0" r="0" b="635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lectEmulator.png"/>
                    <pic:cNvPicPr/>
                  </pic:nvPicPr>
                  <pic:blipFill>
                    <a:blip r:embed="rId55">
                      <a:extLst>
                        <a:ext uri="{28A0092B-C50C-407E-A947-70E740481C1C}">
                          <a14:useLocalDpi xmlns:a14="http://schemas.microsoft.com/office/drawing/2010/main" val="0"/>
                        </a:ext>
                      </a:extLst>
                    </a:blip>
                    <a:stretch>
                      <a:fillRect/>
                    </a:stretch>
                  </pic:blipFill>
                  <pic:spPr>
                    <a:xfrm>
                      <a:off x="0" y="0"/>
                      <a:ext cx="3755461" cy="1975275"/>
                    </a:xfrm>
                    <a:prstGeom prst="rect">
                      <a:avLst/>
                    </a:prstGeom>
                  </pic:spPr>
                </pic:pic>
              </a:graphicData>
            </a:graphic>
          </wp:anchor>
        </w:drawing>
      </w:r>
    </w:p>
    <w:p w14:paraId="632EA8CC" w14:textId="1B8909AF" w:rsidR="0095405A" w:rsidRDefault="000D4573" w:rsidP="000D4573">
      <w:pPr>
        <w:pStyle w:val="305"/>
        <w:spacing w:after="120"/>
        <w:ind w:leftChars="0" w:left="420"/>
        <w:rPr>
          <w:color w:val="000000" w:themeColor="text1"/>
        </w:rPr>
      </w:pPr>
      <w:r>
        <w:rPr>
          <w:rFonts w:hint="eastAsia"/>
          <w:color w:val="000000" w:themeColor="text1"/>
        </w:rPr>
        <w:lastRenderedPageBreak/>
        <w:t>このソリューションに入っているプロジェクトで、以降のハンズオントレーニングの実習内容は全て実施可能です。</w:t>
      </w:r>
    </w:p>
    <w:p w14:paraId="2020FBD4" w14:textId="6F5275DD" w:rsidR="000D4573" w:rsidRDefault="000D4573" w:rsidP="000D4573">
      <w:pPr>
        <w:pStyle w:val="305"/>
        <w:spacing w:after="120"/>
        <w:ind w:leftChars="0" w:left="420"/>
        <w:rPr>
          <w:color w:val="000000" w:themeColor="text1"/>
        </w:rPr>
      </w:pPr>
      <w:r>
        <w:rPr>
          <w:rFonts w:hint="eastAsia"/>
          <w:color w:val="000000" w:themeColor="text1"/>
        </w:rPr>
        <w:t>実習を開始する前に、Program.csの10行目</w:t>
      </w:r>
    </w:p>
    <w:p w14:paraId="68E1019A" w14:textId="77777777" w:rsidR="000D4573" w:rsidRDefault="000D4573" w:rsidP="000D4573">
      <w:pPr>
        <w:pStyle w:val="15"/>
        <w:rPr>
          <w:color w:val="000000"/>
          <w:highlight w:val="white"/>
        </w:rPr>
      </w:pPr>
      <w:r>
        <w:rPr>
          <w:color w:val="000000"/>
          <w:highlight w:val="white"/>
        </w:rPr>
        <w:t xml:space="preserve">        </w:t>
      </w:r>
      <w:r>
        <w:rPr>
          <w:color w:val="0000FF"/>
          <w:highlight w:val="white"/>
        </w:rPr>
        <w:t>static</w:t>
      </w:r>
      <w:r>
        <w:rPr>
          <w:color w:val="000000"/>
          <w:highlight w:val="white"/>
        </w:rPr>
        <w:t xml:space="preserve"> </w:t>
      </w:r>
      <w:r>
        <w:rPr>
          <w:color w:val="0000FF"/>
          <w:highlight w:val="white"/>
        </w:rPr>
        <w:t>public</w:t>
      </w:r>
      <w:r>
        <w:rPr>
          <w:color w:val="000000"/>
          <w:highlight w:val="white"/>
        </w:rPr>
        <w:t xml:space="preserve"> </w:t>
      </w:r>
      <w:r>
        <w:rPr>
          <w:color w:val="2B91AF"/>
          <w:highlight w:val="white"/>
        </w:rPr>
        <w:t>Guid</w:t>
      </w:r>
      <w:r>
        <w:rPr>
          <w:color w:val="000000"/>
          <w:highlight w:val="white"/>
        </w:rPr>
        <w:t xml:space="preserve"> deviceId = </w:t>
      </w:r>
      <w:r>
        <w:rPr>
          <w:color w:val="0000FF"/>
          <w:highlight w:val="white"/>
        </w:rPr>
        <w:t>new</w:t>
      </w:r>
      <w:r>
        <w:rPr>
          <w:color w:val="000000"/>
          <w:highlight w:val="white"/>
        </w:rPr>
        <w:t xml:space="preserve"> </w:t>
      </w:r>
      <w:r>
        <w:rPr>
          <w:color w:val="2B91AF"/>
          <w:highlight w:val="white"/>
        </w:rPr>
        <w:t>Guid</w:t>
      </w:r>
      <w:r>
        <w:rPr>
          <w:color w:val="000000"/>
          <w:highlight w:val="white"/>
        </w:rPr>
        <w:t>(</w:t>
      </w:r>
      <w:r>
        <w:rPr>
          <w:highlight w:val="white"/>
        </w:rPr>
        <w:t xml:space="preserve">/* </w:t>
      </w:r>
      <w:r>
        <w:rPr>
          <w:rFonts w:hint="eastAsia"/>
          <w:highlight w:val="white"/>
        </w:rPr>
        <w:t>ここに</w:t>
      </w:r>
      <w:r>
        <w:rPr>
          <w:highlight w:val="white"/>
        </w:rPr>
        <w:t>Step1</w:t>
      </w:r>
      <w:r>
        <w:rPr>
          <w:rFonts w:hint="eastAsia"/>
          <w:highlight w:val="white"/>
        </w:rPr>
        <w:t>接続</w:t>
      </w:r>
      <w:r>
        <w:rPr>
          <w:highlight w:val="white"/>
        </w:rPr>
        <w:t xml:space="preserve"> 1.2</w:t>
      </w:r>
      <w:r>
        <w:rPr>
          <w:rFonts w:hint="eastAsia"/>
          <w:highlight w:val="white"/>
        </w:rPr>
        <w:t>の</w:t>
      </w:r>
      <w:r>
        <w:rPr>
          <w:highlight w:val="white"/>
        </w:rPr>
        <w:t>Guid</w:t>
      </w:r>
      <w:r>
        <w:rPr>
          <w:rFonts w:hint="eastAsia"/>
          <w:highlight w:val="white"/>
        </w:rPr>
        <w:t>をコピーしてください</w:t>
      </w:r>
      <w:r>
        <w:rPr>
          <w:highlight w:val="white"/>
        </w:rPr>
        <w:t xml:space="preserve"> */</w:t>
      </w:r>
      <w:r>
        <w:rPr>
          <w:color w:val="000000"/>
          <w:highlight w:val="white"/>
        </w:rPr>
        <w:t>);</w:t>
      </w:r>
    </w:p>
    <w:p w14:paraId="49809C0A" w14:textId="71D6EA27" w:rsidR="000D4573" w:rsidRDefault="000D4573" w:rsidP="000D4573">
      <w:pPr>
        <w:pStyle w:val="305"/>
        <w:spacing w:after="120"/>
        <w:ind w:leftChars="0" w:left="420"/>
        <w:rPr>
          <w:color w:val="000000" w:themeColor="text1"/>
        </w:rPr>
      </w:pPr>
      <w:r>
        <w:rPr>
          <w:rFonts w:hint="eastAsia"/>
          <w:color w:val="000000" w:themeColor="text1"/>
        </w:rPr>
        <w:t>の</w:t>
      </w:r>
      <w:r w:rsidR="009D19E9">
        <w:rPr>
          <w:rFonts w:hint="eastAsia"/>
          <w:color w:val="000000" w:themeColor="text1"/>
        </w:rPr>
        <w:t>、“</w:t>
      </w:r>
      <w:r w:rsidR="009D19E9">
        <w:rPr>
          <w:color w:val="000000" w:themeColor="text1"/>
        </w:rPr>
        <w:t>/* … */</w:t>
      </w:r>
      <w:r w:rsidR="009D19E9">
        <w:rPr>
          <w:rFonts w:hint="eastAsia"/>
          <w:color w:val="000000" w:themeColor="text1"/>
        </w:rPr>
        <w:t>”の部分を、1.2で定義したGuid生成時に使った引数で置き換えてください。</w:t>
      </w:r>
    </w:p>
    <w:p w14:paraId="0BA0F425" w14:textId="77777777" w:rsidR="000D4573" w:rsidRDefault="000D4573" w:rsidP="0095405A">
      <w:pPr>
        <w:pStyle w:val="305"/>
        <w:spacing w:after="120"/>
        <w:ind w:leftChars="0" w:left="420"/>
        <w:rPr>
          <w:color w:val="0000FF"/>
        </w:rPr>
      </w:pPr>
    </w:p>
    <w:p w14:paraId="72160AC2" w14:textId="77777777" w:rsidR="0095405A" w:rsidRDefault="0095405A" w:rsidP="0095405A">
      <w:pPr>
        <w:pStyle w:val="305"/>
        <w:spacing w:after="120"/>
        <w:ind w:leftChars="0" w:left="420"/>
      </w:pPr>
    </w:p>
    <w:p w14:paraId="0F454677" w14:textId="77777777" w:rsidR="0095405A" w:rsidRPr="0095405A" w:rsidRDefault="0095405A" w:rsidP="0048709E">
      <w:pPr>
        <w:pStyle w:val="305"/>
        <w:spacing w:after="120"/>
        <w:ind w:leftChars="0" w:left="420"/>
      </w:pP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5" w:name="_Toc41686991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5"/>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6" w:name="_Toc381176767"/>
      <w:bookmarkStart w:id="37" w:name="_Toc381176912"/>
      <w:bookmarkStart w:id="38" w:name="_Toc381176957"/>
      <w:bookmarkStart w:id="39" w:name="_Toc381177005"/>
      <w:bookmarkStart w:id="40" w:name="_Toc381177050"/>
      <w:bookmarkStart w:id="41" w:name="_Toc416869920"/>
      <w:bookmarkEnd w:id="36"/>
      <w:bookmarkEnd w:id="37"/>
      <w:bookmarkEnd w:id="38"/>
      <w:bookmarkEnd w:id="39"/>
      <w:bookmarkEnd w:id="40"/>
      <w:r>
        <w:rPr>
          <w:rFonts w:hint="eastAsia"/>
        </w:rPr>
        <w:lastRenderedPageBreak/>
        <w:t>Event Hub の作成</w:t>
      </w:r>
      <w:bookmarkEnd w:id="41"/>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3929A3F1" w:rsidR="00C400E3" w:rsidRDefault="00115A74" w:rsidP="00A77386">
      <w:pPr>
        <w:pStyle w:val="305"/>
        <w:spacing w:after="120"/>
        <w:ind w:leftChars="0" w:left="0"/>
      </w:pPr>
      <w:hyperlink r:id="rId57" w:history="1">
        <w:r w:rsidR="0095405A" w:rsidRPr="00A70780">
          <w:rPr>
            <w:rStyle w:val="ab"/>
            <w:rFonts w:hint="eastAsia"/>
          </w:rPr>
          <w:t>h</w:t>
        </w:r>
        <w:r w:rsidR="0095405A" w:rsidRPr="00A70780">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8">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9">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25790A">
      <w:pPr>
        <w:pStyle w:val="305"/>
        <w:numPr>
          <w:ilvl w:val="0"/>
          <w:numId w:val="10"/>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25790A">
      <w:pPr>
        <w:pStyle w:val="305"/>
        <w:numPr>
          <w:ilvl w:val="0"/>
          <w:numId w:val="10"/>
        </w:numPr>
        <w:spacing w:after="120"/>
        <w:ind w:leftChars="0"/>
      </w:pPr>
      <w:r>
        <w:rPr>
          <w:rFonts w:hint="eastAsia"/>
        </w:rPr>
        <w:t>“地域”</w:t>
      </w:r>
      <w:r>
        <w:tab/>
      </w:r>
      <w:r>
        <w:rPr>
          <w:rFonts w:hint="eastAsia"/>
        </w:rPr>
        <w:t>→ 好きな地域を選んでください</w:t>
      </w:r>
    </w:p>
    <w:p w14:paraId="2D371298" w14:textId="75BA41B8" w:rsidR="00EE5784" w:rsidRDefault="00EE5784" w:rsidP="0025790A">
      <w:pPr>
        <w:pStyle w:val="305"/>
        <w:numPr>
          <w:ilvl w:val="0"/>
          <w:numId w:val="10"/>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25790A">
      <w:pPr>
        <w:pStyle w:val="305"/>
        <w:numPr>
          <w:ilvl w:val="0"/>
          <w:numId w:val="10"/>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60">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2" w:name="_Toc416869921"/>
      <w:r>
        <w:rPr>
          <w:rFonts w:hint="eastAsia"/>
        </w:rPr>
        <w:lastRenderedPageBreak/>
        <w:t>IoT Kit を Event Hub につなぐ</w:t>
      </w:r>
      <w:bookmarkEnd w:id="42"/>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115A74" w:rsidP="00B86835">
      <w:pPr>
        <w:pStyle w:val="305"/>
        <w:spacing w:after="120"/>
        <w:ind w:leftChars="0" w:left="0"/>
      </w:pPr>
      <w:hyperlink r:id="rId61"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62">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63">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64"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5"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3" w:name="_Toc416869922"/>
      <w:r>
        <w:rPr>
          <w:rFonts w:hint="eastAsia"/>
        </w:rPr>
        <w:lastRenderedPageBreak/>
        <w:t>Event Hub の受信データ確認</w:t>
      </w:r>
      <w:bookmarkEnd w:id="43"/>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6"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7">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25790A">
      <w:pPr>
        <w:pStyle w:val="305"/>
        <w:numPr>
          <w:ilvl w:val="0"/>
          <w:numId w:val="11"/>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8">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9">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70">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A102A9"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0B75A" w14:textId="77777777" w:rsidR="00115A74" w:rsidRDefault="00115A74" w:rsidP="003F1180">
      <w:r>
        <w:separator/>
      </w:r>
    </w:p>
  </w:endnote>
  <w:endnote w:type="continuationSeparator" w:id="0">
    <w:p w14:paraId="42B09266" w14:textId="77777777" w:rsidR="00115A74" w:rsidRDefault="00115A74" w:rsidP="003F1180">
      <w:r>
        <w:continuationSeparator/>
      </w:r>
    </w:p>
  </w:endnote>
  <w:endnote w:type="continuationNotice" w:id="1">
    <w:p w14:paraId="4A4A230F" w14:textId="77777777" w:rsidR="00115A74" w:rsidRDefault="00115A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67816" w14:textId="77777777" w:rsidR="00115A74" w:rsidRDefault="00115A74" w:rsidP="003F1180">
      <w:r>
        <w:separator/>
      </w:r>
    </w:p>
  </w:footnote>
  <w:footnote w:type="continuationSeparator" w:id="0">
    <w:p w14:paraId="76CF5899" w14:textId="77777777" w:rsidR="00115A74" w:rsidRDefault="00115A74" w:rsidP="003F1180">
      <w:r>
        <w:continuationSeparator/>
      </w:r>
    </w:p>
  </w:footnote>
  <w:footnote w:type="continuationNotice" w:id="1">
    <w:p w14:paraId="501BEDEC" w14:textId="77777777" w:rsidR="00115A74" w:rsidRDefault="00115A7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C2046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4">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7DF45C11"/>
    <w:multiLevelType w:val="hybridMultilevel"/>
    <w:tmpl w:val="931E6B30"/>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
  </w:num>
  <w:num w:numId="2">
    <w:abstractNumId w:val="11"/>
  </w:num>
  <w:num w:numId="3">
    <w:abstractNumId w:val="0"/>
  </w:num>
  <w:num w:numId="4">
    <w:abstractNumId w:val="6"/>
  </w:num>
  <w:num w:numId="5">
    <w:abstractNumId w:val="4"/>
    <w:lvlOverride w:ilvl="0">
      <w:startOverride w:val="1"/>
    </w:lvlOverride>
  </w:num>
  <w:num w:numId="6">
    <w:abstractNumId w:val="3"/>
  </w:num>
  <w:num w:numId="7">
    <w:abstractNumId w:val="2"/>
  </w:num>
  <w:num w:numId="8">
    <w:abstractNumId w:val="8"/>
  </w:num>
  <w:num w:numId="9">
    <w:abstractNumId w:val="1"/>
  </w:num>
  <w:num w:numId="10">
    <w:abstractNumId w:val="9"/>
  </w:num>
  <w:num w:numId="11">
    <w:abstractNumId w:val="5"/>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documentProtection w:edit="readOnly" w:enforcement="1" w:cryptProviderType="rsaAES" w:cryptAlgorithmClass="hash" w:cryptAlgorithmType="typeAny" w:cryptAlgorithmSid="14" w:cryptSpinCount="100000" w:hash="e1RCRwvKOM/X5IVL9OxZBpx/JdB9CWuZ2J1eQJ67Lm7g78X5RePui8/H0H6R82YMJUKU/SknkQ+j7VKUfrBzUQ==" w:salt="AYVFR4f7g7Jmmz5CYzf2Vg=="/>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73"/>
    <w:rsid w:val="000D45A3"/>
    <w:rsid w:val="000D4640"/>
    <w:rsid w:val="000D485C"/>
    <w:rsid w:val="000D4C87"/>
    <w:rsid w:val="000D4FC3"/>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5A74"/>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3B5"/>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90A"/>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77A42"/>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67D"/>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AF5"/>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5B3"/>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8F6"/>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DDA"/>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5A0"/>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606"/>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3FB4"/>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6E8D"/>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4E"/>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6646"/>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5D5"/>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A27"/>
    <w:rsid w:val="00953BC4"/>
    <w:rsid w:val="00953F0E"/>
    <w:rsid w:val="00953F4C"/>
    <w:rsid w:val="0095405A"/>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7E7"/>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9E9"/>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5FE8"/>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51C"/>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37A"/>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3D5"/>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5F7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8D"/>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58D"/>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C40"/>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27"/>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D4573"/>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image" Target="media/image39.png"/><Relationship Id="rId68"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hyperlink" Target="http://blogs.msdn.com/b/hirosho/archive/2015/04/06/howtolearniotkitholwithemulator.aspx" TargetMode="External"/><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hyperlink" Target="https://code.msdn.microsoft.com/windowsapps/Service-Bus-Explorer-f2abca5a" TargetMode="Externa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yperlink" Target="http://manage.windowsazure.com" TargetMode="External"/><Relationship Id="rId61" Type="http://schemas.openxmlformats.org/officeDocument/2006/relationships/hyperlink" Target="http://amqpnetlite.codeplex.com/"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blogs.msdn.com/b/hirosho/archive/2015/04/06/howtolearniotkitholwithemulator.aspx" TargetMode="External"/><Relationship Id="rId60" Type="http://schemas.openxmlformats.org/officeDocument/2006/relationships/image" Target="media/image37.png"/><Relationship Id="rId65" Type="http://schemas.openxmlformats.org/officeDocument/2006/relationships/hyperlink" Target="http://en.wikipedia.org/wiki/Percent-encod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www.amqp.org/" TargetMode="External"/><Relationship Id="rId69"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hyperlink" Target="https://github.com/ms-iotkithol-jp/Training/blob/master/Documents/IoTKitHoLEmulatorApp.zip?raw=true" TargetMode="External"/><Relationship Id="rId62" Type="http://schemas.openxmlformats.org/officeDocument/2006/relationships/image" Target="media/image38.png"/><Relationship Id="rId70"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D88870C7-B04E-42AA-9E58-DD8D65545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2825</Words>
  <Characters>16109</Characters>
  <Application>Microsoft Office Word</Application>
  <DocSecurity>8</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18897</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2015-05-08T04:01:00Z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