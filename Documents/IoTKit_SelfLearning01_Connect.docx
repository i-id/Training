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20CDE976"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3F0788">
        <w:rPr>
          <w:rFonts w:ascii="メイリオ" w:eastAsia="メイリオ" w:hAnsi="メイリオ" w:cs="Arial" w:hint="eastAsia"/>
          <w:sz w:val="21"/>
          <w:szCs w:val="21"/>
        </w:rPr>
        <w:t>26</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56A95476" w14:textId="77777777" w:rsidR="003F0788"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0060087" w:history="1">
        <w:r w:rsidR="003F0788" w:rsidRPr="00D5704F">
          <w:rPr>
            <w:rStyle w:val="ab"/>
            <w14:shadow w14:blurRad="50800" w14:dist="38100" w14:dir="2700000" w14:sx="100000" w14:sy="100000" w14:kx="0" w14:ky="0" w14:algn="tl">
              <w14:srgbClr w14:val="000000">
                <w14:alpha w14:val="60000"/>
              </w14:srgbClr>
            </w14:shadow>
          </w:rPr>
          <w:t>0.</w:t>
        </w:r>
        <w:r w:rsidR="003F0788">
          <w:rPr>
            <w:rFonts w:asciiTheme="minorHAnsi" w:eastAsiaTheme="minorEastAsia" w:hAnsiTheme="minorHAnsi" w:cstheme="minorBidi"/>
            <w:sz w:val="21"/>
            <w:szCs w:val="22"/>
          </w:rPr>
          <w:tab/>
        </w:r>
        <w:r w:rsidR="003F0788" w:rsidRPr="00D5704F">
          <w:rPr>
            <w:rStyle w:val="ab"/>
            <w:rFonts w:hint="eastAsia"/>
            <w14:shadow w14:blurRad="50800" w14:dist="38100" w14:dir="2700000" w14:sx="100000" w14:sy="100000" w14:kx="0" w14:ky="0" w14:algn="tl">
              <w14:srgbClr w14:val="000000">
                <w14:alpha w14:val="60000"/>
              </w14:srgbClr>
            </w14:shadow>
          </w:rPr>
          <w:t>はじめに</w:t>
        </w:r>
        <w:r w:rsidR="003F0788">
          <w:rPr>
            <w:webHidden/>
          </w:rPr>
          <w:tab/>
        </w:r>
        <w:r w:rsidR="003F0788">
          <w:rPr>
            <w:webHidden/>
          </w:rPr>
          <w:fldChar w:fldCharType="begin"/>
        </w:r>
        <w:r w:rsidR="003F0788">
          <w:rPr>
            <w:webHidden/>
          </w:rPr>
          <w:instrText xml:space="preserve"> PAGEREF _Toc410060087 \h </w:instrText>
        </w:r>
        <w:r w:rsidR="003F0788">
          <w:rPr>
            <w:webHidden/>
          </w:rPr>
        </w:r>
        <w:r w:rsidR="003F0788">
          <w:rPr>
            <w:webHidden/>
          </w:rPr>
          <w:fldChar w:fldCharType="separate"/>
        </w:r>
        <w:r w:rsidR="003F0788">
          <w:rPr>
            <w:webHidden/>
          </w:rPr>
          <w:t>4</w:t>
        </w:r>
        <w:r w:rsidR="003F0788">
          <w:rPr>
            <w:webHidden/>
          </w:rPr>
          <w:fldChar w:fldCharType="end"/>
        </w:r>
      </w:hyperlink>
    </w:p>
    <w:p w14:paraId="391A213D"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88" w:history="1">
        <w:r w:rsidR="003F0788" w:rsidRPr="00D5704F">
          <w:rPr>
            <w:rStyle w:val="ab"/>
            <w:noProof/>
          </w:rPr>
          <w:t>0.1</w:t>
        </w:r>
        <w:r w:rsidR="003F0788">
          <w:rPr>
            <w:rFonts w:asciiTheme="minorHAnsi" w:eastAsiaTheme="minorEastAsia" w:hAnsiTheme="minorHAnsi" w:cstheme="minorBidi"/>
            <w:noProof/>
            <w:sz w:val="21"/>
            <w:szCs w:val="22"/>
          </w:rPr>
          <w:tab/>
        </w:r>
        <w:r w:rsidR="003F0788" w:rsidRPr="00D5704F">
          <w:rPr>
            <w:rStyle w:val="ab"/>
            <w:rFonts w:cs="ＭＳ 明朝" w:hint="eastAsia"/>
            <w:bCs/>
            <w:noProof/>
          </w:rPr>
          <w:t>はじめに</w:t>
        </w:r>
        <w:r w:rsidR="003F0788">
          <w:rPr>
            <w:noProof/>
            <w:webHidden/>
          </w:rPr>
          <w:tab/>
        </w:r>
        <w:r w:rsidR="003F0788">
          <w:rPr>
            <w:noProof/>
            <w:webHidden/>
          </w:rPr>
          <w:fldChar w:fldCharType="begin"/>
        </w:r>
        <w:r w:rsidR="003F0788">
          <w:rPr>
            <w:noProof/>
            <w:webHidden/>
          </w:rPr>
          <w:instrText xml:space="preserve"> PAGEREF _Toc410060088 \h </w:instrText>
        </w:r>
        <w:r w:rsidR="003F0788">
          <w:rPr>
            <w:noProof/>
            <w:webHidden/>
          </w:rPr>
        </w:r>
        <w:r w:rsidR="003F0788">
          <w:rPr>
            <w:noProof/>
            <w:webHidden/>
          </w:rPr>
          <w:fldChar w:fldCharType="separate"/>
        </w:r>
        <w:r w:rsidR="003F0788">
          <w:rPr>
            <w:noProof/>
            <w:webHidden/>
          </w:rPr>
          <w:t>5</w:t>
        </w:r>
        <w:r w:rsidR="003F0788">
          <w:rPr>
            <w:noProof/>
            <w:webHidden/>
          </w:rPr>
          <w:fldChar w:fldCharType="end"/>
        </w:r>
      </w:hyperlink>
    </w:p>
    <w:p w14:paraId="3A79E9FE"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89" w:history="1">
        <w:r w:rsidR="003F0788" w:rsidRPr="00D5704F">
          <w:rPr>
            <w:rStyle w:val="ab"/>
            <w:noProof/>
          </w:rPr>
          <w:t>0.2</w:t>
        </w:r>
        <w:r w:rsidR="003F0788">
          <w:rPr>
            <w:rFonts w:asciiTheme="minorHAnsi" w:eastAsiaTheme="minorEastAsia" w:hAnsiTheme="minorHAnsi" w:cstheme="minorBidi"/>
            <w:noProof/>
            <w:sz w:val="21"/>
            <w:szCs w:val="22"/>
          </w:rPr>
          <w:tab/>
        </w:r>
        <w:r w:rsidR="003F0788" w:rsidRPr="00D5704F">
          <w:rPr>
            <w:rStyle w:val="ab"/>
            <w:rFonts w:cs="ＭＳ 明朝" w:hint="eastAsia"/>
            <w:bCs/>
            <w:noProof/>
          </w:rPr>
          <w:t>学習内容</w:t>
        </w:r>
        <w:r w:rsidR="003F0788">
          <w:rPr>
            <w:noProof/>
            <w:webHidden/>
          </w:rPr>
          <w:tab/>
        </w:r>
        <w:r w:rsidR="003F0788">
          <w:rPr>
            <w:noProof/>
            <w:webHidden/>
          </w:rPr>
          <w:fldChar w:fldCharType="begin"/>
        </w:r>
        <w:r w:rsidR="003F0788">
          <w:rPr>
            <w:noProof/>
            <w:webHidden/>
          </w:rPr>
          <w:instrText xml:space="preserve"> PAGEREF _Toc410060089 \h </w:instrText>
        </w:r>
        <w:r w:rsidR="003F0788">
          <w:rPr>
            <w:noProof/>
            <w:webHidden/>
          </w:rPr>
        </w:r>
        <w:r w:rsidR="003F0788">
          <w:rPr>
            <w:noProof/>
            <w:webHidden/>
          </w:rPr>
          <w:fldChar w:fldCharType="separate"/>
        </w:r>
        <w:r w:rsidR="003F0788">
          <w:rPr>
            <w:noProof/>
            <w:webHidden/>
          </w:rPr>
          <w:t>6</w:t>
        </w:r>
        <w:r w:rsidR="003F0788">
          <w:rPr>
            <w:noProof/>
            <w:webHidden/>
          </w:rPr>
          <w:fldChar w:fldCharType="end"/>
        </w:r>
      </w:hyperlink>
    </w:p>
    <w:p w14:paraId="72127E07" w14:textId="77777777" w:rsidR="003F0788" w:rsidRDefault="006E0BEE">
      <w:pPr>
        <w:pStyle w:val="11"/>
        <w:rPr>
          <w:rFonts w:asciiTheme="minorHAnsi" w:eastAsiaTheme="minorEastAsia" w:hAnsiTheme="minorHAnsi" w:cstheme="minorBidi"/>
          <w:sz w:val="21"/>
          <w:szCs w:val="22"/>
        </w:rPr>
      </w:pPr>
      <w:hyperlink w:anchor="_Toc410060090" w:history="1">
        <w:r w:rsidR="003F0788" w:rsidRPr="00D5704F">
          <w:rPr>
            <w:rStyle w:val="ab"/>
            <w14:shadow w14:blurRad="50800" w14:dist="38100" w14:dir="2700000" w14:sx="100000" w14:sy="100000" w14:kx="0" w14:ky="0" w14:algn="tl">
              <w14:srgbClr w14:val="000000">
                <w14:alpha w14:val="60000"/>
              </w14:srgbClr>
            </w14:shadow>
          </w:rPr>
          <w:t>1.</w:t>
        </w:r>
        <w:r w:rsidR="003F0788">
          <w:rPr>
            <w:rFonts w:asciiTheme="minorHAnsi" w:eastAsiaTheme="minorEastAsia" w:hAnsiTheme="minorHAnsi" w:cstheme="minorBidi"/>
            <w:sz w:val="21"/>
            <w:szCs w:val="22"/>
          </w:rPr>
          <w:tab/>
        </w:r>
        <w:r w:rsidR="003F0788" w:rsidRPr="00D5704F">
          <w:rPr>
            <w:rStyle w:val="ab"/>
            <w14:shadow w14:blurRad="50800" w14:dist="38100" w14:dir="2700000" w14:sx="100000" w14:sy="100000" w14:kx="0" w14:ky="0" w14:algn="tl">
              <w14:srgbClr w14:val="000000">
                <w14:alpha w14:val="60000"/>
              </w14:srgbClr>
            </w14:shadow>
          </w:rPr>
          <w:t xml:space="preserve">Web </w:t>
        </w:r>
        <w:r w:rsidR="003F0788" w:rsidRPr="00D5704F">
          <w:rPr>
            <w:rStyle w:val="ab"/>
            <w:rFonts w:hint="eastAsia"/>
            <w14:shadow w14:blurRad="50800" w14:dist="38100" w14:dir="2700000" w14:sx="100000" w14:sy="100000" w14:kx="0" w14:ky="0" w14:algn="tl">
              <w14:srgbClr w14:val="000000">
                <w14:alpha w14:val="60000"/>
              </w14:srgbClr>
            </w14:shadow>
          </w:rPr>
          <w:t>アプリを通じた接続</w:t>
        </w:r>
        <w:r w:rsidR="003F0788">
          <w:rPr>
            <w:webHidden/>
          </w:rPr>
          <w:tab/>
        </w:r>
        <w:r w:rsidR="003F0788">
          <w:rPr>
            <w:webHidden/>
          </w:rPr>
          <w:fldChar w:fldCharType="begin"/>
        </w:r>
        <w:r w:rsidR="003F0788">
          <w:rPr>
            <w:webHidden/>
          </w:rPr>
          <w:instrText xml:space="preserve"> PAGEREF _Toc410060090 \h </w:instrText>
        </w:r>
        <w:r w:rsidR="003F0788">
          <w:rPr>
            <w:webHidden/>
          </w:rPr>
        </w:r>
        <w:r w:rsidR="003F0788">
          <w:rPr>
            <w:webHidden/>
          </w:rPr>
          <w:fldChar w:fldCharType="separate"/>
        </w:r>
        <w:r w:rsidR="003F0788">
          <w:rPr>
            <w:webHidden/>
          </w:rPr>
          <w:t>7</w:t>
        </w:r>
        <w:r w:rsidR="003F0788">
          <w:rPr>
            <w:webHidden/>
          </w:rPr>
          <w:fldChar w:fldCharType="end"/>
        </w:r>
      </w:hyperlink>
    </w:p>
    <w:p w14:paraId="4A79BAB1"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1" w:history="1">
        <w:r w:rsidR="003F0788" w:rsidRPr="00D5704F">
          <w:rPr>
            <w:rStyle w:val="ab"/>
            <w:noProof/>
          </w:rPr>
          <w:t>1.1</w:t>
        </w:r>
        <w:r w:rsidR="003F0788">
          <w:rPr>
            <w:rFonts w:asciiTheme="minorHAnsi" w:eastAsiaTheme="minorEastAsia" w:hAnsiTheme="minorHAnsi" w:cstheme="minorBidi"/>
            <w:noProof/>
            <w:sz w:val="21"/>
            <w:szCs w:val="22"/>
          </w:rPr>
          <w:tab/>
        </w:r>
        <w:r w:rsidR="003F0788" w:rsidRPr="00D5704F">
          <w:rPr>
            <w:rStyle w:val="ab"/>
            <w:noProof/>
          </w:rPr>
          <w:t xml:space="preserve">ASP.NET </w:t>
        </w:r>
        <w:r w:rsidR="003F0788" w:rsidRPr="00D5704F">
          <w:rPr>
            <w:rStyle w:val="ab"/>
            <w:rFonts w:hint="eastAsia"/>
            <w:noProof/>
          </w:rPr>
          <w:t>による</w:t>
        </w:r>
        <w:r w:rsidR="003F0788" w:rsidRPr="00D5704F">
          <w:rPr>
            <w:rStyle w:val="ab"/>
            <w:noProof/>
          </w:rPr>
          <w:t xml:space="preserve"> Web </w:t>
        </w:r>
        <w:r w:rsidR="003F0788" w:rsidRPr="00D5704F">
          <w:rPr>
            <w:rStyle w:val="ab"/>
            <w:rFonts w:hint="eastAsia"/>
            <w:noProof/>
          </w:rPr>
          <w:t>アプリ</w:t>
        </w:r>
        <w:r w:rsidR="003F0788">
          <w:rPr>
            <w:noProof/>
            <w:webHidden/>
          </w:rPr>
          <w:tab/>
        </w:r>
        <w:r w:rsidR="003F0788">
          <w:rPr>
            <w:noProof/>
            <w:webHidden/>
          </w:rPr>
          <w:fldChar w:fldCharType="begin"/>
        </w:r>
        <w:r w:rsidR="003F0788">
          <w:rPr>
            <w:noProof/>
            <w:webHidden/>
          </w:rPr>
          <w:instrText xml:space="preserve"> PAGEREF _Toc410060091 \h </w:instrText>
        </w:r>
        <w:r w:rsidR="003F0788">
          <w:rPr>
            <w:noProof/>
            <w:webHidden/>
          </w:rPr>
        </w:r>
        <w:r w:rsidR="003F0788">
          <w:rPr>
            <w:noProof/>
            <w:webHidden/>
          </w:rPr>
          <w:fldChar w:fldCharType="separate"/>
        </w:r>
        <w:r w:rsidR="003F0788">
          <w:rPr>
            <w:noProof/>
            <w:webHidden/>
          </w:rPr>
          <w:t>8</w:t>
        </w:r>
        <w:r w:rsidR="003F0788">
          <w:rPr>
            <w:noProof/>
            <w:webHidden/>
          </w:rPr>
          <w:fldChar w:fldCharType="end"/>
        </w:r>
      </w:hyperlink>
    </w:p>
    <w:p w14:paraId="3AFC04B9"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2" w:history="1">
        <w:r w:rsidR="003F0788" w:rsidRPr="00D5704F">
          <w:rPr>
            <w:rStyle w:val="ab"/>
            <w:noProof/>
          </w:rPr>
          <w:t>1.2</w:t>
        </w:r>
        <w:r w:rsidR="003F0788">
          <w:rPr>
            <w:rFonts w:asciiTheme="minorHAnsi" w:eastAsiaTheme="minorEastAsia" w:hAnsiTheme="minorHAnsi" w:cstheme="minorBidi"/>
            <w:noProof/>
            <w:sz w:val="21"/>
            <w:szCs w:val="22"/>
          </w:rPr>
          <w:tab/>
        </w:r>
        <w:r w:rsidR="003F0788" w:rsidRPr="00D5704F">
          <w:rPr>
            <w:rStyle w:val="ab"/>
            <w:noProof/>
          </w:rPr>
          <w:t xml:space="preserve">.NET Micro Framework Emulator </w:t>
        </w:r>
        <w:r w:rsidR="003F0788" w:rsidRPr="00D5704F">
          <w:rPr>
            <w:rStyle w:val="ab"/>
            <w:rFonts w:hint="eastAsia"/>
            <w:noProof/>
          </w:rPr>
          <w:t>による接続</w:t>
        </w:r>
        <w:r w:rsidR="003F0788">
          <w:rPr>
            <w:noProof/>
            <w:webHidden/>
          </w:rPr>
          <w:tab/>
        </w:r>
        <w:r w:rsidR="003F0788">
          <w:rPr>
            <w:noProof/>
            <w:webHidden/>
          </w:rPr>
          <w:fldChar w:fldCharType="begin"/>
        </w:r>
        <w:r w:rsidR="003F0788">
          <w:rPr>
            <w:noProof/>
            <w:webHidden/>
          </w:rPr>
          <w:instrText xml:space="preserve"> PAGEREF _Toc410060092 \h </w:instrText>
        </w:r>
        <w:r w:rsidR="003F0788">
          <w:rPr>
            <w:noProof/>
            <w:webHidden/>
          </w:rPr>
        </w:r>
        <w:r w:rsidR="003F0788">
          <w:rPr>
            <w:noProof/>
            <w:webHidden/>
          </w:rPr>
          <w:fldChar w:fldCharType="separate"/>
        </w:r>
        <w:r w:rsidR="003F0788">
          <w:rPr>
            <w:noProof/>
            <w:webHidden/>
          </w:rPr>
          <w:t>12</w:t>
        </w:r>
        <w:r w:rsidR="003F0788">
          <w:rPr>
            <w:noProof/>
            <w:webHidden/>
          </w:rPr>
          <w:fldChar w:fldCharType="end"/>
        </w:r>
      </w:hyperlink>
    </w:p>
    <w:p w14:paraId="714E00AD"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3" w:history="1">
        <w:r w:rsidR="003F0788" w:rsidRPr="00D5704F">
          <w:rPr>
            <w:rStyle w:val="ab"/>
            <w:noProof/>
          </w:rPr>
          <w:t>1.3</w:t>
        </w:r>
        <w:r w:rsidR="003F0788">
          <w:rPr>
            <w:rFonts w:asciiTheme="minorHAnsi" w:eastAsiaTheme="minorEastAsia" w:hAnsiTheme="minorHAnsi" w:cstheme="minorBidi"/>
            <w:noProof/>
            <w:sz w:val="21"/>
            <w:szCs w:val="22"/>
          </w:rPr>
          <w:tab/>
        </w:r>
        <w:r w:rsidR="003F0788" w:rsidRPr="00D5704F">
          <w:rPr>
            <w:rStyle w:val="ab"/>
            <w:noProof/>
          </w:rPr>
          <w:t xml:space="preserve">IoT Kit </w:t>
        </w:r>
        <w:r w:rsidR="003F0788" w:rsidRPr="00D5704F">
          <w:rPr>
            <w:rStyle w:val="ab"/>
            <w:rFonts w:hint="eastAsia"/>
            <w:noProof/>
          </w:rPr>
          <w:t>による接続</w:t>
        </w:r>
        <w:r w:rsidR="003F0788">
          <w:rPr>
            <w:noProof/>
            <w:webHidden/>
          </w:rPr>
          <w:tab/>
        </w:r>
        <w:r w:rsidR="003F0788">
          <w:rPr>
            <w:noProof/>
            <w:webHidden/>
          </w:rPr>
          <w:fldChar w:fldCharType="begin"/>
        </w:r>
        <w:r w:rsidR="003F0788">
          <w:rPr>
            <w:noProof/>
            <w:webHidden/>
          </w:rPr>
          <w:instrText xml:space="preserve"> PAGEREF _Toc410060093 \h </w:instrText>
        </w:r>
        <w:r w:rsidR="003F0788">
          <w:rPr>
            <w:noProof/>
            <w:webHidden/>
          </w:rPr>
        </w:r>
        <w:r w:rsidR="003F0788">
          <w:rPr>
            <w:noProof/>
            <w:webHidden/>
          </w:rPr>
          <w:fldChar w:fldCharType="separate"/>
        </w:r>
        <w:r w:rsidR="003F0788">
          <w:rPr>
            <w:noProof/>
            <w:webHidden/>
          </w:rPr>
          <w:t>17</w:t>
        </w:r>
        <w:r w:rsidR="003F0788">
          <w:rPr>
            <w:noProof/>
            <w:webHidden/>
          </w:rPr>
          <w:fldChar w:fldCharType="end"/>
        </w:r>
      </w:hyperlink>
    </w:p>
    <w:p w14:paraId="587CD406" w14:textId="77777777" w:rsidR="003F0788" w:rsidRDefault="006E0BEE">
      <w:pPr>
        <w:pStyle w:val="11"/>
        <w:rPr>
          <w:rFonts w:asciiTheme="minorHAnsi" w:eastAsiaTheme="minorEastAsia" w:hAnsiTheme="minorHAnsi" w:cstheme="minorBidi"/>
          <w:sz w:val="21"/>
          <w:szCs w:val="22"/>
        </w:rPr>
      </w:pPr>
      <w:hyperlink w:anchor="_Toc410060094" w:history="1">
        <w:r w:rsidR="003F0788" w:rsidRPr="00D5704F">
          <w:rPr>
            <w:rStyle w:val="ab"/>
            <w14:shadow w14:blurRad="50800" w14:dist="38100" w14:dir="2700000" w14:sx="100000" w14:sy="100000" w14:kx="0" w14:ky="0" w14:algn="tl">
              <w14:srgbClr w14:val="000000">
                <w14:alpha w14:val="60000"/>
              </w14:srgbClr>
            </w14:shadow>
          </w:rPr>
          <w:t>2.</w:t>
        </w:r>
        <w:r w:rsidR="003F0788">
          <w:rPr>
            <w:rFonts w:asciiTheme="minorHAnsi" w:eastAsiaTheme="minorEastAsia" w:hAnsiTheme="minorHAnsi" w:cstheme="minorBidi"/>
            <w:sz w:val="21"/>
            <w:szCs w:val="22"/>
          </w:rPr>
          <w:tab/>
        </w:r>
        <w:r w:rsidR="003F0788" w:rsidRPr="00D5704F">
          <w:rPr>
            <w:rStyle w:val="ab"/>
            <w14:shadow w14:blurRad="50800" w14:dist="38100" w14:dir="2700000" w14:sx="100000" w14:sy="100000" w14:kx="0" w14:ky="0" w14:algn="tl">
              <w14:srgbClr w14:val="000000">
                <w14:alpha w14:val="60000"/>
              </w14:srgbClr>
            </w14:shadow>
          </w:rPr>
          <w:t xml:space="preserve">Event Hub </w:t>
        </w:r>
        <w:r w:rsidR="003F0788" w:rsidRPr="00D5704F">
          <w:rPr>
            <w:rStyle w:val="ab"/>
            <w:rFonts w:hint="eastAsia"/>
            <w14:shadow w14:blurRad="50800" w14:dist="38100" w14:dir="2700000" w14:sx="100000" w14:sy="100000" w14:kx="0" w14:ky="0" w14:algn="tl">
              <w14:srgbClr w14:val="000000">
                <w14:alpha w14:val="60000"/>
              </w14:srgbClr>
            </w14:shadow>
          </w:rPr>
          <w:t>を通じた接続</w:t>
        </w:r>
        <w:r w:rsidR="003F0788">
          <w:rPr>
            <w:webHidden/>
          </w:rPr>
          <w:tab/>
        </w:r>
        <w:r w:rsidR="003F0788">
          <w:rPr>
            <w:webHidden/>
          </w:rPr>
          <w:fldChar w:fldCharType="begin"/>
        </w:r>
        <w:r w:rsidR="003F0788">
          <w:rPr>
            <w:webHidden/>
          </w:rPr>
          <w:instrText xml:space="preserve"> PAGEREF _Toc410060094 \h </w:instrText>
        </w:r>
        <w:r w:rsidR="003F0788">
          <w:rPr>
            <w:webHidden/>
          </w:rPr>
        </w:r>
        <w:r w:rsidR="003F0788">
          <w:rPr>
            <w:webHidden/>
          </w:rPr>
          <w:fldChar w:fldCharType="separate"/>
        </w:r>
        <w:r w:rsidR="003F0788">
          <w:rPr>
            <w:webHidden/>
          </w:rPr>
          <w:t>20</w:t>
        </w:r>
        <w:r w:rsidR="003F0788">
          <w:rPr>
            <w:webHidden/>
          </w:rPr>
          <w:fldChar w:fldCharType="end"/>
        </w:r>
      </w:hyperlink>
    </w:p>
    <w:p w14:paraId="47DEC8AA"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5" w:history="1">
        <w:r w:rsidR="003F0788" w:rsidRPr="00D5704F">
          <w:rPr>
            <w:rStyle w:val="ab"/>
            <w:noProof/>
          </w:rPr>
          <w:t>2.1</w:t>
        </w:r>
        <w:r w:rsidR="003F0788">
          <w:rPr>
            <w:rFonts w:asciiTheme="minorHAnsi" w:eastAsiaTheme="minorEastAsia" w:hAnsiTheme="minorHAnsi" w:cstheme="minorBidi"/>
            <w:noProof/>
            <w:sz w:val="21"/>
            <w:szCs w:val="22"/>
          </w:rPr>
          <w:tab/>
        </w:r>
        <w:r w:rsidR="003F0788" w:rsidRPr="00D5704F">
          <w:rPr>
            <w:rStyle w:val="ab"/>
            <w:noProof/>
          </w:rPr>
          <w:t xml:space="preserve">Event Hub </w:t>
        </w:r>
        <w:r w:rsidR="003F0788" w:rsidRPr="00D5704F">
          <w:rPr>
            <w:rStyle w:val="ab"/>
            <w:rFonts w:hint="eastAsia"/>
            <w:noProof/>
          </w:rPr>
          <w:t>の作成</w:t>
        </w:r>
        <w:r w:rsidR="003F0788">
          <w:rPr>
            <w:noProof/>
            <w:webHidden/>
          </w:rPr>
          <w:tab/>
        </w:r>
        <w:r w:rsidR="003F0788">
          <w:rPr>
            <w:noProof/>
            <w:webHidden/>
          </w:rPr>
          <w:fldChar w:fldCharType="begin"/>
        </w:r>
        <w:r w:rsidR="003F0788">
          <w:rPr>
            <w:noProof/>
            <w:webHidden/>
          </w:rPr>
          <w:instrText xml:space="preserve"> PAGEREF _Toc410060095 \h </w:instrText>
        </w:r>
        <w:r w:rsidR="003F0788">
          <w:rPr>
            <w:noProof/>
            <w:webHidden/>
          </w:rPr>
        </w:r>
        <w:r w:rsidR="003F0788">
          <w:rPr>
            <w:noProof/>
            <w:webHidden/>
          </w:rPr>
          <w:fldChar w:fldCharType="separate"/>
        </w:r>
        <w:r w:rsidR="003F0788">
          <w:rPr>
            <w:noProof/>
            <w:webHidden/>
          </w:rPr>
          <w:t>21</w:t>
        </w:r>
        <w:r w:rsidR="003F0788">
          <w:rPr>
            <w:noProof/>
            <w:webHidden/>
          </w:rPr>
          <w:fldChar w:fldCharType="end"/>
        </w:r>
      </w:hyperlink>
    </w:p>
    <w:p w14:paraId="48C4FD78"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6" w:history="1">
        <w:r w:rsidR="003F0788" w:rsidRPr="00D5704F">
          <w:rPr>
            <w:rStyle w:val="ab"/>
            <w:noProof/>
          </w:rPr>
          <w:t>2.2</w:t>
        </w:r>
        <w:r w:rsidR="003F0788">
          <w:rPr>
            <w:rFonts w:asciiTheme="minorHAnsi" w:eastAsiaTheme="minorEastAsia" w:hAnsiTheme="minorHAnsi" w:cstheme="minorBidi"/>
            <w:noProof/>
            <w:sz w:val="21"/>
            <w:szCs w:val="22"/>
          </w:rPr>
          <w:tab/>
        </w:r>
        <w:r w:rsidR="003F0788" w:rsidRPr="00D5704F">
          <w:rPr>
            <w:rStyle w:val="ab"/>
            <w:noProof/>
          </w:rPr>
          <w:t xml:space="preserve">IoT Kit </w:t>
        </w:r>
        <w:r w:rsidR="003F0788" w:rsidRPr="00D5704F">
          <w:rPr>
            <w:rStyle w:val="ab"/>
            <w:rFonts w:hint="eastAsia"/>
            <w:noProof/>
          </w:rPr>
          <w:t>を</w:t>
        </w:r>
        <w:r w:rsidR="003F0788" w:rsidRPr="00D5704F">
          <w:rPr>
            <w:rStyle w:val="ab"/>
            <w:noProof/>
          </w:rPr>
          <w:t xml:space="preserve"> Event Hub </w:t>
        </w:r>
        <w:r w:rsidR="003F0788" w:rsidRPr="00D5704F">
          <w:rPr>
            <w:rStyle w:val="ab"/>
            <w:rFonts w:hint="eastAsia"/>
            <w:noProof/>
          </w:rPr>
          <w:t>につなぐ</w:t>
        </w:r>
        <w:r w:rsidR="003F0788">
          <w:rPr>
            <w:noProof/>
            <w:webHidden/>
          </w:rPr>
          <w:tab/>
        </w:r>
        <w:r w:rsidR="003F0788">
          <w:rPr>
            <w:noProof/>
            <w:webHidden/>
          </w:rPr>
          <w:fldChar w:fldCharType="begin"/>
        </w:r>
        <w:r w:rsidR="003F0788">
          <w:rPr>
            <w:noProof/>
            <w:webHidden/>
          </w:rPr>
          <w:instrText xml:space="preserve"> PAGEREF _Toc410060096 \h </w:instrText>
        </w:r>
        <w:r w:rsidR="003F0788">
          <w:rPr>
            <w:noProof/>
            <w:webHidden/>
          </w:rPr>
        </w:r>
        <w:r w:rsidR="003F0788">
          <w:rPr>
            <w:noProof/>
            <w:webHidden/>
          </w:rPr>
          <w:fldChar w:fldCharType="separate"/>
        </w:r>
        <w:r w:rsidR="003F0788">
          <w:rPr>
            <w:noProof/>
            <w:webHidden/>
          </w:rPr>
          <w:t>23</w:t>
        </w:r>
        <w:r w:rsidR="003F0788">
          <w:rPr>
            <w:noProof/>
            <w:webHidden/>
          </w:rPr>
          <w:fldChar w:fldCharType="end"/>
        </w:r>
      </w:hyperlink>
    </w:p>
    <w:p w14:paraId="483CCB05" w14:textId="77777777" w:rsidR="003F0788" w:rsidRDefault="006E0BEE">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7" w:history="1">
        <w:r w:rsidR="003F0788" w:rsidRPr="00D5704F">
          <w:rPr>
            <w:rStyle w:val="ab"/>
            <w:noProof/>
          </w:rPr>
          <w:t>2.3</w:t>
        </w:r>
        <w:r w:rsidR="003F0788">
          <w:rPr>
            <w:rFonts w:asciiTheme="minorHAnsi" w:eastAsiaTheme="minorEastAsia" w:hAnsiTheme="minorHAnsi" w:cstheme="minorBidi"/>
            <w:noProof/>
            <w:sz w:val="21"/>
            <w:szCs w:val="22"/>
          </w:rPr>
          <w:tab/>
        </w:r>
        <w:r w:rsidR="003F0788" w:rsidRPr="00D5704F">
          <w:rPr>
            <w:rStyle w:val="ab"/>
            <w:noProof/>
          </w:rPr>
          <w:t xml:space="preserve">Event Hub </w:t>
        </w:r>
        <w:r w:rsidR="003F0788" w:rsidRPr="00D5704F">
          <w:rPr>
            <w:rStyle w:val="ab"/>
            <w:rFonts w:hint="eastAsia"/>
            <w:noProof/>
          </w:rPr>
          <w:t>の受信データ確認</w:t>
        </w:r>
        <w:r w:rsidR="003F0788">
          <w:rPr>
            <w:noProof/>
            <w:webHidden/>
          </w:rPr>
          <w:tab/>
        </w:r>
        <w:r w:rsidR="003F0788">
          <w:rPr>
            <w:noProof/>
            <w:webHidden/>
          </w:rPr>
          <w:fldChar w:fldCharType="begin"/>
        </w:r>
        <w:r w:rsidR="003F0788">
          <w:rPr>
            <w:noProof/>
            <w:webHidden/>
          </w:rPr>
          <w:instrText xml:space="preserve"> PAGEREF _Toc410060097 \h </w:instrText>
        </w:r>
        <w:r w:rsidR="003F0788">
          <w:rPr>
            <w:noProof/>
            <w:webHidden/>
          </w:rPr>
        </w:r>
        <w:r w:rsidR="003F0788">
          <w:rPr>
            <w:noProof/>
            <w:webHidden/>
          </w:rPr>
          <w:fldChar w:fldCharType="separate"/>
        </w:r>
        <w:r w:rsidR="003F0788">
          <w:rPr>
            <w:noProof/>
            <w:webHidden/>
          </w:rPr>
          <w:t>26</w:t>
        </w:r>
        <w:r w:rsidR="003F0788">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10060087"/>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10060088"/>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6E0BEE"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6E0BEE"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10060089"/>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10060090"/>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10060091"/>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10060092"/>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17"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8"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9" w:name="_Toc410060093"/>
      <w:r>
        <w:rPr>
          <w:rFonts w:hint="eastAsia"/>
        </w:rPr>
        <w:lastRenderedPageBreak/>
        <w:t>IoT Kit による接続</w:t>
      </w:r>
      <w:bookmarkEnd w:id="19"/>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7A8A51B8" w:rsidR="00497FEC" w:rsidRDefault="007E6EAF" w:rsidP="00CC2DA8">
      <w:pPr>
        <w:pStyle w:val="305"/>
        <w:spacing w:after="120"/>
        <w:ind w:leftChars="0" w:left="420"/>
      </w:pPr>
      <w:r>
        <w:rPr>
          <w:rFonts w:hint="eastAsia"/>
        </w:rPr>
        <w:t>また、この実習では、</w:t>
      </w:r>
      <w:del w:id="20" w:author="作成者">
        <w:r w:rsidDel="000A7BB6">
          <w:rPr>
            <w:rFonts w:hint="eastAsia"/>
          </w:rPr>
          <w:delText>NETMFCloud</w:delText>
        </w:r>
      </w:del>
      <w:ins w:id="21" w:author="作成者">
        <w:r w:rsidR="000A7BB6">
          <w:rPr>
            <w:rFonts w:hint="eastAsia"/>
          </w:rPr>
          <w:t>EGIoTKit.Utility</w:t>
        </w:r>
      </w:ins>
      <w:r>
        <w:rPr>
          <w:rFonts w:hint="eastAsia"/>
        </w:rPr>
        <w:t>ライブラリを使うので、</w:t>
      </w:r>
      <w:ins w:id="22"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3"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4"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5" w:author="作成者">
        <w:del w:id="26"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lastRenderedPageBreak/>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7">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7" w:author="作成者">
        <w:r w:rsidR="000A7BB6">
          <w:rPr>
            <w:rFonts w:hint="eastAsia"/>
          </w:rPr>
          <w:t>EGIoTKit.Utility</w:t>
        </w:r>
      </w:ins>
      <w:del w:id="28"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9" w:author="作成者"/>
        </w:rPr>
      </w:pPr>
      <w:ins w:id="30"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8">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1"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2"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3" w:author="作成者">
        <w:r w:rsidR="000A7BB6">
          <w:rPr>
            <w:rFonts w:hint="eastAsia"/>
          </w:rPr>
          <w:t>EGIoTKit.Utility</w:t>
        </w:r>
      </w:ins>
      <w:del w:id="34"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0">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w:t>
      </w:r>
      <w:r>
        <w:rPr>
          <w:rFonts w:hint="eastAsia"/>
        </w:rPr>
        <w:lastRenderedPageBreak/>
        <w:t>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5" w:name="_Toc41006009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5"/>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6" w:name="_Toc381176767"/>
      <w:bookmarkStart w:id="37" w:name="_Toc381176912"/>
      <w:bookmarkStart w:id="38" w:name="_Toc381176957"/>
      <w:bookmarkStart w:id="39" w:name="_Toc381177005"/>
      <w:bookmarkStart w:id="40" w:name="_Toc381177050"/>
      <w:bookmarkStart w:id="41" w:name="_Toc410060095"/>
      <w:bookmarkEnd w:id="36"/>
      <w:bookmarkEnd w:id="37"/>
      <w:bookmarkEnd w:id="38"/>
      <w:bookmarkEnd w:id="39"/>
      <w:bookmarkEnd w:id="40"/>
      <w:r>
        <w:rPr>
          <w:rFonts w:hint="eastAsia"/>
        </w:rPr>
        <w:lastRenderedPageBreak/>
        <w:t>Event Hub の作成</w:t>
      </w:r>
      <w:bookmarkEnd w:id="41"/>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6E0BEE" w:rsidP="00A77386">
      <w:pPr>
        <w:pStyle w:val="305"/>
        <w:spacing w:after="120"/>
        <w:ind w:leftChars="0" w:left="0"/>
      </w:pPr>
      <w:hyperlink r:id="rId52"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3">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5">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2" w:name="_Toc410060096"/>
      <w:r>
        <w:rPr>
          <w:rFonts w:hint="eastAsia"/>
        </w:rPr>
        <w:lastRenderedPageBreak/>
        <w:t>IoT Kit を Event Hub につなぐ</w:t>
      </w:r>
      <w:bookmarkEnd w:id="42"/>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6E0BEE" w:rsidP="00B86835">
      <w:pPr>
        <w:pStyle w:val="305"/>
        <w:spacing w:after="120"/>
        <w:ind w:leftChars="0" w:left="0"/>
      </w:pPr>
      <w:hyperlink r:id="rId56"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7">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8">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9"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0"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3" w:name="_Toc410060097"/>
      <w:r>
        <w:rPr>
          <w:rFonts w:hint="eastAsia"/>
        </w:rPr>
        <w:lastRenderedPageBreak/>
        <w:t>Event Hub の受信データ確認</w:t>
      </w:r>
      <w:bookmarkEnd w:id="43"/>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1"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2">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3">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4">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5">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3DD66F72"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498FF" w14:textId="77777777" w:rsidR="006E0BEE" w:rsidRDefault="006E0BEE" w:rsidP="003F1180">
      <w:r>
        <w:separator/>
      </w:r>
    </w:p>
  </w:endnote>
  <w:endnote w:type="continuationSeparator" w:id="0">
    <w:p w14:paraId="6DF8DE9C" w14:textId="77777777" w:rsidR="006E0BEE" w:rsidRDefault="006E0BEE" w:rsidP="003F1180">
      <w:r>
        <w:continuationSeparator/>
      </w:r>
    </w:p>
  </w:endnote>
  <w:endnote w:type="continuationNotice" w:id="1">
    <w:p w14:paraId="14140F93" w14:textId="77777777" w:rsidR="006E0BEE" w:rsidRDefault="006E0B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AC4A6" w14:textId="77777777" w:rsidR="006E0BEE" w:rsidRDefault="006E0BEE" w:rsidP="003F1180">
      <w:r>
        <w:separator/>
      </w:r>
    </w:p>
  </w:footnote>
  <w:footnote w:type="continuationSeparator" w:id="0">
    <w:p w14:paraId="10782929" w14:textId="77777777" w:rsidR="006E0BEE" w:rsidRDefault="006E0BEE" w:rsidP="003F1180">
      <w:r>
        <w:continuationSeparator/>
      </w:r>
    </w:p>
  </w:footnote>
  <w:footnote w:type="continuationNotice" w:id="1">
    <w:p w14:paraId="76FFE9EF" w14:textId="77777777" w:rsidR="006E0BEE" w:rsidRDefault="006E0BE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K13rU92c1shW+69VDPLLSuBM8FNsxCc/hygp5mOlJlgDlRi9jIso5EQkTWm2O+1Y63wFOMMJGAPo/fccBWfp0w==" w:salt="n0xKuZjFm3MJjmx/esT12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0BEE"/>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B2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yperlink" Target="https://code.msdn.microsoft.com/windowsapps/Service-Bus-Explorer-f2abca5a"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manage.windowsazure.com" TargetMode="External"/><Relationship Id="rId60" Type="http://schemas.openxmlformats.org/officeDocument/2006/relationships/hyperlink" Target="http://en.wikipedia.org/wiki/Percent-encoding" TargetMode="External"/><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amqpnetlite.codeplex.com/"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www.amqp.org/" TargetMode="External"/><Relationship Id="rId67" Type="http://schemas.openxmlformats.org/officeDocument/2006/relationships/theme" Target="theme/theme1.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F6EE3B9C-B16B-427C-9E2E-1A01F689C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2587</Words>
  <Characters>14752</Characters>
  <Application>Microsoft Office Word</Application>
  <DocSecurity>8</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17305</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2015-01-26T09:43:00Z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